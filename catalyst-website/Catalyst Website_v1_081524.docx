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976A90" w:rsidRDefault="007E02E6" w14:paraId="60CE51B5" w14:textId="4A569DBE">
      <w:r>
        <w:t>Catalyst Website: Structure and Copy</w:t>
      </w:r>
    </w:p>
    <w:p w:rsidR="007E02E6" w:rsidRDefault="007E02E6" w14:paraId="212AACFC" w14:textId="3A5FC71B">
      <w:r>
        <w:t>V1. 08/15/24</w:t>
      </w:r>
    </w:p>
    <w:p w:rsidR="2D361C4E" w:rsidRDefault="2D361C4E" w14:paraId="3AA4D31E" w14:textId="39D6F95B"/>
    <w:p w:rsidR="0A55E3A2" w:rsidRDefault="0A55E3A2" w14:paraId="76E23750" w14:textId="4E211E85">
      <w:r>
        <w:t>Examples:</w:t>
      </w:r>
    </w:p>
    <w:p w:rsidR="0A55E3A2" w:rsidRDefault="00AE2EEA" w14:paraId="52595482" w14:textId="57C7B4F3">
      <w:hyperlink r:id="rId8">
        <w:r w:rsidRPr="4CE78CAF" w:rsidR="0A55E3A2">
          <w:rPr>
            <w:rStyle w:val="Hyperlink"/>
          </w:rPr>
          <w:t>https://www.dkbmed.com/</w:t>
        </w:r>
      </w:hyperlink>
    </w:p>
    <w:p w:rsidR="0A55E3A2" w:rsidRDefault="00AE2EEA" w14:paraId="5C2F94AA" w14:textId="3618F5BF">
      <w:hyperlink r:id="rId9">
        <w:r w:rsidRPr="4CE78CAF" w:rsidR="0A55E3A2">
          <w:rPr>
            <w:rStyle w:val="Hyperlink"/>
          </w:rPr>
          <w:t>https://www.medlearninggroup.com/</w:t>
        </w:r>
      </w:hyperlink>
    </w:p>
    <w:p w:rsidR="4CE78CAF" w:rsidRDefault="00AE2EEA" w14:paraId="4F976C01" w14:textId="62575293">
      <w:hyperlink r:id="rId10">
        <w:r w:rsidRPr="334D6F2C" w:rsidR="45438DF4">
          <w:rPr>
            <w:rStyle w:val="Hyperlink"/>
          </w:rPr>
          <w:t>https://vindicocme.com/</w:t>
        </w:r>
      </w:hyperlink>
    </w:p>
    <w:p w:rsidR="334D6F2C" w:rsidRDefault="00AE2EEA" w14:paraId="22ED6A54" w14:textId="51ECE4BC">
      <w:hyperlink r:id="rId11">
        <w:r w:rsidRPr="4E52A07E" w:rsidR="6A98C6A9">
          <w:rPr>
            <w:rStyle w:val="Hyperlink"/>
          </w:rPr>
          <w:t>https://www.med-iq.com/</w:t>
        </w:r>
      </w:hyperlink>
    </w:p>
    <w:p w:rsidR="4E52A07E" w:rsidRDefault="4E52A07E" w14:paraId="3E59ECD6" w14:textId="04F91146"/>
    <w:p w:rsidR="00211A6B" w:rsidRDefault="00A31F4F" w14:paraId="56DA6055" w14:textId="5BDACB4F">
      <w:r>
        <w:t xml:space="preserve">Videos? </w:t>
      </w:r>
      <w:r w:rsidR="00211A6B">
        <w:t xml:space="preserve">Existing </w:t>
      </w:r>
      <w:r w:rsidR="009E5DA7">
        <w:t>Options:</w:t>
      </w:r>
      <w:r>
        <w:t xml:space="preserve"> (to work with Jason)</w:t>
      </w:r>
    </w:p>
    <w:p w:rsidR="00211A6B" w:rsidRDefault="00AE2EEA" w14:paraId="056534DF" w14:textId="243CACE4">
      <w:hyperlink w:history="1" r:id="rId12">
        <w:r w:rsidRPr="00F27B75" w:rsidR="00FE38C2">
          <w:rPr>
            <w:rStyle w:val="Hyperlink"/>
          </w:rPr>
          <w:t>https://www.catalystmeded.com/IMPACT-REEL</w:t>
        </w:r>
      </w:hyperlink>
      <w:r w:rsidR="00FE38C2">
        <w:t xml:space="preserve"> - from Tina</w:t>
      </w:r>
    </w:p>
    <w:p w:rsidR="00954C15" w:rsidRDefault="00954C15" w14:paraId="52BF149D" w14:textId="77777777"/>
    <w:p w:rsidR="007E02E6" w:rsidRDefault="00B55324" w14:paraId="4C62608A" w14:textId="00A74958">
      <w:r>
        <w:t>OUTLINE/</w:t>
      </w:r>
      <w:r w:rsidR="003C46E6">
        <w:t>STRUCTURE ONLY</w:t>
      </w:r>
    </w:p>
    <w:p w:rsidRPr="007E02E6" w:rsidR="007E02E6" w:rsidP="007E02E6" w:rsidRDefault="007E02E6" w14:paraId="1FF41B97" w14:textId="77777777">
      <w:pPr>
        <w:rPr>
          <w:b/>
          <w:bCs/>
        </w:rPr>
      </w:pPr>
      <w:r w:rsidRPr="007E02E6">
        <w:rPr>
          <w:b/>
          <w:bCs/>
        </w:rPr>
        <w:t>Homepage</w:t>
      </w:r>
    </w:p>
    <w:p w:rsidRPr="007E02E6" w:rsidR="007E02E6" w:rsidP="004F0A1A" w:rsidRDefault="007E02E6" w14:paraId="72D3439F" w14:textId="3C58AECD">
      <w:pPr>
        <w:numPr>
          <w:ilvl w:val="0"/>
          <w:numId w:val="2"/>
        </w:numPr>
      </w:pPr>
      <w:r w:rsidRPr="007E02E6">
        <w:rPr>
          <w:b/>
          <w:bCs/>
        </w:rPr>
        <w:t>Hero Section</w:t>
      </w:r>
      <w:r w:rsidR="004F0A1A">
        <w:rPr>
          <w:b/>
          <w:bCs/>
        </w:rPr>
        <w:t xml:space="preserve"> </w:t>
      </w:r>
      <w:r w:rsidRPr="004F0A1A" w:rsidR="004F0A1A">
        <w:rPr>
          <w:b/>
          <w:bCs/>
          <w:highlight w:val="yellow"/>
        </w:rPr>
        <w:t>with video / highlight reel – Jason to work on this</w:t>
      </w:r>
      <w:r w:rsidRPr="004F0A1A">
        <w:rPr>
          <w:b/>
          <w:bCs/>
        </w:rPr>
        <w:t>:</w:t>
      </w:r>
    </w:p>
    <w:p w:rsidR="007E02E6" w:rsidP="007E02E6" w:rsidRDefault="007E02E6" w14:paraId="2DD62DD0" w14:textId="77777777">
      <w:pPr>
        <w:numPr>
          <w:ilvl w:val="1"/>
          <w:numId w:val="1"/>
        </w:numPr>
      </w:pPr>
      <w:r w:rsidRPr="007E02E6">
        <w:t>Engaging tagline or mission statement</w:t>
      </w:r>
    </w:p>
    <w:p w:rsidRPr="007E02E6" w:rsidR="006F2610" w:rsidP="006F2610" w:rsidRDefault="006F2610" w14:paraId="77CA5064" w14:textId="7584DD05">
      <w:pPr>
        <w:numPr>
          <w:ilvl w:val="2"/>
          <w:numId w:val="1"/>
        </w:numPr>
      </w:pPr>
      <w:r w:rsidRPr="006F2610">
        <w:t>Catalyst is dedicated to improving care through cost-effective, outcomes-driven education.</w:t>
      </w:r>
    </w:p>
    <w:p w:rsidRPr="007E02E6" w:rsidR="007E02E6" w:rsidP="007E02E6" w:rsidRDefault="007E02E6" w14:paraId="0CA85291" w14:textId="77777777">
      <w:pPr>
        <w:numPr>
          <w:ilvl w:val="1"/>
          <w:numId w:val="1"/>
        </w:numPr>
      </w:pPr>
      <w:r w:rsidRPr="007E02E6">
        <w:t>Call-to-Action (CTA) buttons (e.g., "</w:t>
      </w:r>
      <w:r w:rsidRPr="00B67EBF">
        <w:rPr>
          <w:highlight w:val="yellow"/>
        </w:rPr>
        <w:t>Learn More</w:t>
      </w:r>
      <w:r w:rsidRPr="007E02E6">
        <w:t>," "Get Started")</w:t>
      </w:r>
    </w:p>
    <w:p w:rsidRPr="007E02E6" w:rsidR="007E02E6" w:rsidP="007E02E6" w:rsidRDefault="007E02E6" w14:paraId="30743B86" w14:textId="76EC27DD">
      <w:pPr>
        <w:numPr>
          <w:ilvl w:val="1"/>
          <w:numId w:val="1"/>
        </w:numPr>
      </w:pPr>
      <w:r w:rsidRPr="007E02E6">
        <w:t>High-quality images or video background</w:t>
      </w:r>
      <w:r w:rsidR="00B67EBF">
        <w:t xml:space="preserve"> </w:t>
      </w:r>
      <w:r w:rsidRPr="00B67EBF" w:rsidR="00B67EBF">
        <w:rPr>
          <w:highlight w:val="yellow"/>
        </w:rPr>
        <w:t>(Lou to provide examples)</w:t>
      </w:r>
    </w:p>
    <w:p w:rsidRPr="007E02E6" w:rsidR="007E02E6" w:rsidP="007E02E6" w:rsidRDefault="007E02E6" w14:paraId="761C5C04" w14:textId="77777777">
      <w:pPr>
        <w:numPr>
          <w:ilvl w:val="0"/>
          <w:numId w:val="1"/>
        </w:numPr>
      </w:pPr>
      <w:r w:rsidRPr="007E02E6">
        <w:rPr>
          <w:b/>
          <w:bCs/>
        </w:rPr>
        <w:t>Key Features:</w:t>
      </w:r>
    </w:p>
    <w:p w:rsidRPr="007E02E6" w:rsidR="007E02E6" w:rsidP="007E02E6" w:rsidRDefault="007E02E6" w14:paraId="39030B93" w14:textId="77777777">
      <w:pPr>
        <w:numPr>
          <w:ilvl w:val="1"/>
          <w:numId w:val="1"/>
        </w:numPr>
      </w:pPr>
      <w:r w:rsidRPr="007E02E6">
        <w:t>Overview of services (e.g., courses, certifications, webinars)</w:t>
      </w:r>
    </w:p>
    <w:p w:rsidRPr="007E02E6" w:rsidR="007E02E6" w:rsidP="007E02E6" w:rsidRDefault="007E02E6" w14:paraId="44DFE5A3" w14:textId="6AA2A4F6">
      <w:pPr>
        <w:numPr>
          <w:ilvl w:val="1"/>
          <w:numId w:val="1"/>
        </w:numPr>
      </w:pPr>
      <w:r w:rsidRPr="007E02E6">
        <w:t xml:space="preserve">Highlights of </w:t>
      </w:r>
      <w:r w:rsidR="00791117">
        <w:t>previous work</w:t>
      </w:r>
    </w:p>
    <w:p w:rsidR="00791117" w:rsidP="00791117" w:rsidRDefault="00791117" w14:paraId="06E9B85C" w14:textId="454702CD">
      <w:pPr>
        <w:numPr>
          <w:ilvl w:val="2"/>
          <w:numId w:val="1"/>
        </w:numPr>
      </w:pPr>
      <w:proofErr w:type="spellStart"/>
      <w:r>
        <w:t>MoA</w:t>
      </w:r>
      <w:proofErr w:type="spellEnd"/>
      <w:r>
        <w:t xml:space="preserve"> animations</w:t>
      </w:r>
    </w:p>
    <w:p w:rsidR="00791117" w:rsidP="00791117" w:rsidRDefault="00791117" w14:paraId="3EF64034" w14:textId="1615FCAD">
      <w:pPr>
        <w:numPr>
          <w:ilvl w:val="2"/>
          <w:numId w:val="1"/>
        </w:numPr>
      </w:pPr>
      <w:r>
        <w:t>Links to images/pictures from live activities</w:t>
      </w:r>
    </w:p>
    <w:p w:rsidR="00791117" w:rsidP="00791117" w:rsidRDefault="00791117" w14:paraId="4A21DE78" w14:textId="0E5199C0">
      <w:pPr>
        <w:numPr>
          <w:ilvl w:val="2"/>
          <w:numId w:val="1"/>
        </w:numPr>
      </w:pPr>
      <w:r>
        <w:t>Patient interviews</w:t>
      </w:r>
    </w:p>
    <w:p w:rsidR="7C63ADF2" w:rsidP="7C63ADF2" w:rsidRDefault="788DD698" w14:paraId="07FF2A2A" w14:textId="31F3E770">
      <w:pPr>
        <w:numPr>
          <w:ilvl w:val="2"/>
          <w:numId w:val="1"/>
        </w:numPr>
      </w:pPr>
      <w:r>
        <w:t>Global education / translations</w:t>
      </w:r>
    </w:p>
    <w:p w:rsidR="00791117" w:rsidP="00791117" w:rsidRDefault="00791117" w14:paraId="45368C54" w14:textId="5BCECC27">
      <w:pPr>
        <w:numPr>
          <w:ilvl w:val="2"/>
          <w:numId w:val="1"/>
        </w:numPr>
      </w:pPr>
      <w:r>
        <w:t>Anything else we want to feature</w:t>
      </w:r>
    </w:p>
    <w:p w:rsidRPr="007E02E6" w:rsidR="007E02E6" w:rsidP="007E02E6" w:rsidRDefault="007E02E6" w14:paraId="5C7972E2" w14:textId="77777777">
      <w:pPr>
        <w:numPr>
          <w:ilvl w:val="1"/>
          <w:numId w:val="1"/>
        </w:numPr>
      </w:pPr>
      <w:r w:rsidRPr="007E02E6">
        <w:t>Testimonials or success stories</w:t>
      </w:r>
    </w:p>
    <w:p w:rsidRPr="007E02E6" w:rsidR="007E02E6" w:rsidP="007E02E6" w:rsidRDefault="007E02E6" w14:paraId="3A392BAF" w14:textId="77777777">
      <w:pPr>
        <w:numPr>
          <w:ilvl w:val="0"/>
          <w:numId w:val="1"/>
        </w:numPr>
      </w:pPr>
      <w:r w:rsidRPr="007E02E6">
        <w:rPr>
          <w:b/>
          <w:bCs/>
        </w:rPr>
        <w:t>Navigation Links:</w:t>
      </w:r>
    </w:p>
    <w:p w:rsidR="007E02E6" w:rsidP="007E02E6" w:rsidRDefault="007E02E6" w14:paraId="3E4D9B69" w14:textId="77777777">
      <w:pPr>
        <w:numPr>
          <w:ilvl w:val="1"/>
          <w:numId w:val="1"/>
        </w:numPr>
      </w:pPr>
      <w:r w:rsidRPr="007E02E6">
        <w:t>Quick access to main sections</w:t>
      </w:r>
    </w:p>
    <w:p w:rsidRPr="001D0EF0" w:rsidR="001D0EF0" w:rsidP="001D0EF0" w:rsidRDefault="001D0EF0" w14:paraId="66E543D7" w14:textId="1DD93959">
      <w:pPr>
        <w:numPr>
          <w:ilvl w:val="0"/>
          <w:numId w:val="1"/>
        </w:numPr>
        <w:rPr>
          <w:highlight w:val="yellow"/>
        </w:rPr>
      </w:pPr>
      <w:r w:rsidRPr="001D0EF0">
        <w:rPr>
          <w:highlight w:val="yellow"/>
        </w:rPr>
        <w:t>(Header and Footer Needed?)</w:t>
      </w:r>
    </w:p>
    <w:p w:rsidRPr="007E02E6" w:rsidR="007E02E6" w:rsidP="007E02E6" w:rsidRDefault="007E02E6" w14:paraId="424FE5E2" w14:textId="77777777">
      <w:pPr>
        <w:rPr>
          <w:b/>
          <w:bCs/>
        </w:rPr>
      </w:pPr>
      <w:r w:rsidRPr="007E02E6">
        <w:rPr>
          <w:b/>
          <w:bCs/>
        </w:rPr>
        <w:t>About Us</w:t>
      </w:r>
    </w:p>
    <w:p w:rsidRPr="007E02E6" w:rsidR="007E02E6" w:rsidP="007E02E6" w:rsidRDefault="007E02E6" w14:paraId="0E32E7AC" w14:textId="4F6B703E">
      <w:pPr>
        <w:numPr>
          <w:ilvl w:val="0"/>
          <w:numId w:val="2"/>
        </w:numPr>
      </w:pPr>
      <w:r w:rsidRPr="007E02E6">
        <w:rPr>
          <w:b/>
          <w:bCs/>
        </w:rPr>
        <w:t>Company Overview:</w:t>
      </w:r>
    </w:p>
    <w:p w:rsidRPr="007E02E6" w:rsidR="007E02E6" w:rsidP="007E02E6" w:rsidRDefault="007E02E6" w14:paraId="51EE596C" w14:textId="77777777">
      <w:pPr>
        <w:numPr>
          <w:ilvl w:val="1"/>
          <w:numId w:val="2"/>
        </w:numPr>
      </w:pPr>
      <w:r w:rsidRPr="007E02E6">
        <w:t>Mission and vision</w:t>
      </w:r>
    </w:p>
    <w:p w:rsidRPr="007E02E6" w:rsidR="007E02E6" w:rsidP="007E02E6" w:rsidRDefault="007E02E6" w14:paraId="3FE956F5" w14:textId="77777777">
      <w:pPr>
        <w:numPr>
          <w:ilvl w:val="1"/>
          <w:numId w:val="2"/>
        </w:numPr>
      </w:pPr>
      <w:r w:rsidRPr="007E02E6">
        <w:t>History and values</w:t>
      </w:r>
    </w:p>
    <w:p w:rsidRPr="007E02E6" w:rsidR="007E02E6" w:rsidP="007E02E6" w:rsidRDefault="007E02E6" w14:paraId="75B9BCDB" w14:textId="77777777">
      <w:pPr>
        <w:numPr>
          <w:ilvl w:val="0"/>
          <w:numId w:val="2"/>
        </w:numPr>
      </w:pPr>
      <w:r w:rsidRPr="007E02E6">
        <w:rPr>
          <w:b/>
          <w:bCs/>
        </w:rPr>
        <w:t>Team:</w:t>
      </w:r>
    </w:p>
    <w:p w:rsidRPr="007E02E6" w:rsidR="007E02E6" w:rsidP="007E02E6" w:rsidRDefault="007E02E6" w14:paraId="718F252D" w14:textId="77777777">
      <w:pPr>
        <w:numPr>
          <w:ilvl w:val="1"/>
          <w:numId w:val="2"/>
        </w:numPr>
      </w:pPr>
      <w:r w:rsidRPr="007E02E6">
        <w:t>Profiles of key team members</w:t>
      </w:r>
    </w:p>
    <w:p w:rsidR="007E02E6" w:rsidP="007E02E6" w:rsidRDefault="007E02E6" w14:paraId="1B9226DC" w14:textId="77777777">
      <w:pPr>
        <w:numPr>
          <w:ilvl w:val="1"/>
          <w:numId w:val="2"/>
        </w:numPr>
      </w:pPr>
      <w:r w:rsidRPr="007E02E6">
        <w:t>Medical experts and educators</w:t>
      </w:r>
    </w:p>
    <w:p w:rsidRPr="007E02E6" w:rsidR="00384F3B" w:rsidP="007E02E6" w:rsidRDefault="00384F3B" w14:paraId="69E3187E" w14:textId="2FF7D67A">
      <w:pPr>
        <w:numPr>
          <w:ilvl w:val="1"/>
          <w:numId w:val="2"/>
        </w:numPr>
      </w:pPr>
      <w:r>
        <w:t>Interested in joining our team?</w:t>
      </w:r>
    </w:p>
    <w:p w:rsidRPr="007E02E6" w:rsidR="007E02E6" w:rsidP="007E02E6" w:rsidRDefault="007E02E6" w14:paraId="50E994F8" w14:textId="77777777">
      <w:pPr>
        <w:numPr>
          <w:ilvl w:val="0"/>
          <w:numId w:val="2"/>
        </w:numPr>
      </w:pPr>
      <w:r w:rsidRPr="007E02E6">
        <w:rPr>
          <w:b/>
          <w:bCs/>
        </w:rPr>
        <w:t>Accreditations &amp; Partnerships:</w:t>
      </w:r>
    </w:p>
    <w:p w:rsidRPr="007E02E6" w:rsidR="007E02E6" w:rsidP="007E02E6" w:rsidRDefault="007E02E6" w14:paraId="2C04E023" w14:textId="77777777">
      <w:pPr>
        <w:numPr>
          <w:ilvl w:val="1"/>
          <w:numId w:val="2"/>
        </w:numPr>
      </w:pPr>
      <w:r w:rsidRPr="007E02E6">
        <w:t>List of certifications</w:t>
      </w:r>
    </w:p>
    <w:p w:rsidRPr="007E02E6" w:rsidR="007E02E6" w:rsidP="007E02E6" w:rsidRDefault="007E02E6" w14:paraId="521763B9" w14:textId="10D04532">
      <w:pPr>
        <w:numPr>
          <w:ilvl w:val="1"/>
          <w:numId w:val="2"/>
        </w:numPr>
      </w:pPr>
      <w:r w:rsidRPr="007E02E6">
        <w:t xml:space="preserve">Partnerships with </w:t>
      </w:r>
      <w:r w:rsidR="003300B0">
        <w:t>accrediting</w:t>
      </w:r>
      <w:r w:rsidRPr="007E02E6">
        <w:t xml:space="preserve"> institutions</w:t>
      </w:r>
      <w:r w:rsidR="002C3C01">
        <w:t xml:space="preserve">, </w:t>
      </w:r>
      <w:r w:rsidR="00F41CAA">
        <w:t>AG partners</w:t>
      </w:r>
    </w:p>
    <w:p w:rsidR="008F4D8C" w:rsidP="008F4D8C" w:rsidRDefault="007C5973" w14:paraId="6104F02D" w14:textId="0EE3515B">
      <w:pPr>
        <w:rPr>
          <w:b/>
          <w:bCs/>
        </w:rPr>
      </w:pPr>
      <w:r>
        <w:rPr>
          <w:b/>
          <w:bCs/>
        </w:rPr>
        <w:t>A</w:t>
      </w:r>
      <w:r w:rsidR="00AB3F8A">
        <w:rPr>
          <w:b/>
          <w:bCs/>
        </w:rPr>
        <w:t>ctivities</w:t>
      </w:r>
      <w:r w:rsidR="00A512DC">
        <w:rPr>
          <w:b/>
          <w:bCs/>
        </w:rPr>
        <w:t xml:space="preserve"> </w:t>
      </w:r>
      <w:r w:rsidRPr="00A512DC" w:rsidR="00A512DC">
        <w:rPr>
          <w:b/>
          <w:bCs/>
          <w:highlight w:val="yellow"/>
        </w:rPr>
        <w:t>(when to list these since we do not have our own LMS)</w:t>
      </w:r>
      <w:r w:rsidR="00AB3F8A">
        <w:rPr>
          <w:b/>
          <w:bCs/>
        </w:rPr>
        <w:t xml:space="preserve">: </w:t>
      </w:r>
    </w:p>
    <w:p w:rsidRPr="007E02E6" w:rsidR="007E02E6" w:rsidP="008F4D8C" w:rsidRDefault="002D05CF" w14:paraId="15BE0CC4" w14:textId="5F0524C0">
      <w:pPr>
        <w:pStyle w:val="ListParagraph"/>
        <w:numPr>
          <w:ilvl w:val="0"/>
          <w:numId w:val="11"/>
        </w:numPr>
      </w:pPr>
      <w:r>
        <w:rPr>
          <w:b/>
          <w:bCs/>
        </w:rPr>
        <w:t>Activities</w:t>
      </w:r>
      <w:r w:rsidR="00562441">
        <w:rPr>
          <w:b/>
          <w:bCs/>
        </w:rPr>
        <w:t xml:space="preserve"> </w:t>
      </w:r>
      <w:r w:rsidRPr="00562441" w:rsidR="00562441">
        <w:rPr>
          <w:b/>
          <w:bCs/>
          <w:highlight w:val="yellow"/>
        </w:rPr>
        <w:t>(live and enduring)</w:t>
      </w:r>
      <w:r w:rsidRPr="00562441" w:rsidR="007E02E6">
        <w:rPr>
          <w:b/>
          <w:bCs/>
          <w:highlight w:val="yellow"/>
        </w:rPr>
        <w:t>:</w:t>
      </w:r>
    </w:p>
    <w:p w:rsidRPr="007E02E6" w:rsidR="007E02E6" w:rsidP="007E02E6" w:rsidRDefault="007E02E6" w14:paraId="36FC6E01" w14:textId="77777777">
      <w:pPr>
        <w:numPr>
          <w:ilvl w:val="1"/>
          <w:numId w:val="3"/>
        </w:numPr>
      </w:pPr>
      <w:r w:rsidRPr="007E02E6">
        <w:t>Search and filter options (e.g., by category, level, duration)</w:t>
      </w:r>
    </w:p>
    <w:p w:rsidRPr="007E02E6" w:rsidR="007E02E6" w:rsidP="007E02E6" w:rsidRDefault="007E02E6" w14:paraId="0D14FC0D" w14:textId="61895447">
      <w:pPr>
        <w:numPr>
          <w:ilvl w:val="1"/>
          <w:numId w:val="3"/>
        </w:numPr>
      </w:pPr>
      <w:r w:rsidRPr="007E02E6">
        <w:t xml:space="preserve">Featured </w:t>
      </w:r>
      <w:r w:rsidR="002D05CF">
        <w:t>activities</w:t>
      </w:r>
    </w:p>
    <w:p w:rsidRPr="007E02E6" w:rsidR="007E02E6" w:rsidP="007E02E6" w:rsidRDefault="007E02E6" w14:paraId="79163079" w14:textId="77777777">
      <w:pPr>
        <w:numPr>
          <w:ilvl w:val="0"/>
          <w:numId w:val="3"/>
        </w:numPr>
      </w:pPr>
      <w:r w:rsidRPr="007E02E6">
        <w:rPr>
          <w:b/>
          <w:bCs/>
        </w:rPr>
        <w:t>Course Details:</w:t>
      </w:r>
    </w:p>
    <w:p w:rsidRPr="007E02E6" w:rsidR="007E02E6" w:rsidP="007E02E6" w:rsidRDefault="007E02E6" w14:paraId="634E832C" w14:textId="77777777">
      <w:pPr>
        <w:numPr>
          <w:ilvl w:val="1"/>
          <w:numId w:val="3"/>
        </w:numPr>
      </w:pPr>
      <w:r w:rsidRPr="007E02E6">
        <w:t>Course description</w:t>
      </w:r>
    </w:p>
    <w:p w:rsidRPr="007E02E6" w:rsidR="007E02E6" w:rsidP="007E02E6" w:rsidRDefault="007E02E6" w14:paraId="560B1A81" w14:textId="77777777">
      <w:pPr>
        <w:numPr>
          <w:ilvl w:val="1"/>
          <w:numId w:val="3"/>
        </w:numPr>
      </w:pPr>
      <w:r w:rsidRPr="007E02E6">
        <w:t>Learning objectives</w:t>
      </w:r>
    </w:p>
    <w:p w:rsidRPr="007E02E6" w:rsidR="007E02E6" w:rsidP="007E02E6" w:rsidRDefault="007E02E6" w14:paraId="0304B9CF" w14:textId="77777777">
      <w:pPr>
        <w:numPr>
          <w:ilvl w:val="1"/>
          <w:numId w:val="3"/>
        </w:numPr>
      </w:pPr>
      <w:r w:rsidRPr="007E02E6">
        <w:t>Instructor information</w:t>
      </w:r>
    </w:p>
    <w:p w:rsidRPr="007E02E6" w:rsidR="007E02E6" w:rsidP="007E02E6" w:rsidRDefault="007E02E6" w14:paraId="6758DFBC" w14:textId="77777777">
      <w:pPr>
        <w:numPr>
          <w:ilvl w:val="1"/>
          <w:numId w:val="3"/>
        </w:numPr>
      </w:pPr>
      <w:r w:rsidRPr="007E02E6">
        <w:t>Enrollment options</w:t>
      </w:r>
    </w:p>
    <w:p w:rsidRPr="007E02E6" w:rsidR="007E02E6" w:rsidP="007E02E6" w:rsidRDefault="007E02E6" w14:paraId="7A691832" w14:textId="77777777">
      <w:pPr>
        <w:rPr>
          <w:b/>
          <w:bCs/>
        </w:rPr>
      </w:pPr>
      <w:r w:rsidRPr="007E02E6">
        <w:rPr>
          <w:b/>
          <w:bCs/>
        </w:rPr>
        <w:t>Resources</w:t>
      </w:r>
    </w:p>
    <w:p w:rsidRPr="007E02E6" w:rsidR="007E02E6" w:rsidP="007E02E6" w:rsidRDefault="00ED6A44" w14:paraId="2CD23F36" w14:textId="6388C430">
      <w:pPr>
        <w:numPr>
          <w:ilvl w:val="0"/>
          <w:numId w:val="5"/>
        </w:numPr>
      </w:pPr>
      <w:r>
        <w:rPr>
          <w:b/>
          <w:bCs/>
        </w:rPr>
        <w:t xml:space="preserve">Newsfeed </w:t>
      </w:r>
      <w:r w:rsidRPr="00ED6A44">
        <w:rPr>
          <w:b/>
          <w:bCs/>
          <w:color w:val="FF0000"/>
        </w:rPr>
        <w:t>(</w:t>
      </w:r>
      <w:r w:rsidRPr="00ED6A44" w:rsidR="007E02E6">
        <w:rPr>
          <w:b/>
          <w:bCs/>
          <w:color w:val="FF0000"/>
        </w:rPr>
        <w:t>Blog</w:t>
      </w:r>
      <w:r w:rsidRPr="00ED6A44">
        <w:rPr>
          <w:b/>
          <w:bCs/>
          <w:color w:val="FF0000"/>
        </w:rPr>
        <w:t>)</w:t>
      </w:r>
      <w:r w:rsidRPr="32623145" w:rsidR="4308C444">
        <w:rPr>
          <w:b/>
          <w:bCs/>
          <w:color w:val="FF0000"/>
        </w:rPr>
        <w:t xml:space="preserve"> (</w:t>
      </w:r>
      <w:r w:rsidRPr="261CFA44" w:rsidR="006F1BF9">
        <w:rPr>
          <w:b/>
          <w:bCs/>
        </w:rPr>
        <w:t>show</w:t>
      </w:r>
      <w:r w:rsidR="006F1BF9">
        <w:rPr>
          <w:b/>
          <w:bCs/>
        </w:rPr>
        <w:t xml:space="preserve"> 3-5 and click for more - accordion)</w:t>
      </w:r>
    </w:p>
    <w:p w:rsidR="007E02E6" w:rsidP="007E02E6" w:rsidRDefault="007E02E6" w14:paraId="18CFB6A3" w14:textId="77777777">
      <w:pPr>
        <w:numPr>
          <w:ilvl w:val="1"/>
          <w:numId w:val="5"/>
        </w:numPr>
      </w:pPr>
      <w:r w:rsidRPr="007E02E6">
        <w:t>Articles on medical education trends</w:t>
      </w:r>
    </w:p>
    <w:p w:rsidRPr="007E02E6" w:rsidR="00000CD2" w:rsidP="007E02E6" w:rsidRDefault="00000CD2" w14:paraId="39014C81" w14:textId="37264D41">
      <w:pPr>
        <w:numPr>
          <w:ilvl w:val="1"/>
          <w:numId w:val="5"/>
        </w:numPr>
      </w:pPr>
      <w:r>
        <w:t>New activity posting (mirror social media posts)</w:t>
      </w:r>
    </w:p>
    <w:p w:rsidRPr="007E02E6" w:rsidR="007E02E6" w:rsidP="007E02E6" w:rsidRDefault="007E02E6" w14:paraId="739E51A5" w14:textId="77777777">
      <w:pPr>
        <w:numPr>
          <w:ilvl w:val="1"/>
          <w:numId w:val="5"/>
        </w:numPr>
      </w:pPr>
      <w:r w:rsidRPr="007E02E6">
        <w:t>Expert opinions and insights</w:t>
      </w:r>
    </w:p>
    <w:p w:rsidRPr="006F1BF9" w:rsidR="007E02E6" w:rsidP="007E02E6" w:rsidRDefault="00ED6A44" w14:paraId="1BAF1D41" w14:textId="4F4F576D">
      <w:pPr>
        <w:numPr>
          <w:ilvl w:val="0"/>
          <w:numId w:val="5"/>
        </w:numPr>
      </w:pPr>
      <w:r w:rsidRPr="006F1BF9">
        <w:rPr>
          <w:b/>
        </w:rPr>
        <w:t>Publications</w:t>
      </w:r>
      <w:r w:rsidRPr="006F1BF9" w:rsidR="007E02E6">
        <w:rPr>
          <w:b/>
        </w:rPr>
        <w:t xml:space="preserve"> &amp; Whitepapers:</w:t>
      </w:r>
    </w:p>
    <w:p w:rsidRPr="006F1BF9" w:rsidR="007E02E6" w:rsidP="007E02E6" w:rsidRDefault="007E02E6" w14:paraId="28021943" w14:textId="77777777">
      <w:pPr>
        <w:numPr>
          <w:ilvl w:val="1"/>
          <w:numId w:val="5"/>
        </w:numPr>
      </w:pPr>
      <w:r w:rsidRPr="006F1BF9">
        <w:t>Downloadable resources</w:t>
      </w:r>
    </w:p>
    <w:p w:rsidRPr="006F1BF9" w:rsidR="007E02E6" w:rsidP="007E02E6" w:rsidRDefault="007E02E6" w14:paraId="738FE03A" w14:textId="77777777">
      <w:pPr>
        <w:numPr>
          <w:ilvl w:val="1"/>
          <w:numId w:val="5"/>
        </w:numPr>
      </w:pPr>
      <w:r w:rsidRPr="006F1BF9">
        <w:t>Research and case studies</w:t>
      </w:r>
    </w:p>
    <w:p w:rsidRPr="007E02E6" w:rsidR="007E02E6" w:rsidP="007E02E6" w:rsidRDefault="01E846D2" w14:paraId="6C805CD3" w14:textId="4714EBC9">
      <w:pPr>
        <w:rPr>
          <w:b/>
          <w:bCs/>
        </w:rPr>
      </w:pPr>
      <w:r w:rsidRPr="738FF8BD">
        <w:rPr>
          <w:b/>
          <w:bCs/>
        </w:rPr>
        <w:t xml:space="preserve">Core </w:t>
      </w:r>
      <w:r w:rsidRPr="738FF8BD" w:rsidR="00803EA3">
        <w:rPr>
          <w:b/>
          <w:bCs/>
        </w:rPr>
        <w:t>Collaborations</w:t>
      </w:r>
    </w:p>
    <w:p w:rsidRPr="007E02E6" w:rsidR="007E02E6" w:rsidP="007E02E6" w:rsidRDefault="00982CCD" w14:paraId="1375E9BD" w14:textId="7FC1D89E">
      <w:pPr>
        <w:numPr>
          <w:ilvl w:val="0"/>
          <w:numId w:val="7"/>
        </w:numPr>
      </w:pPr>
      <w:r>
        <w:rPr>
          <w:b/>
          <w:bCs/>
        </w:rPr>
        <w:t xml:space="preserve">Logos and </w:t>
      </w:r>
      <w:r w:rsidRPr="12A36F62">
        <w:rPr>
          <w:b/>
          <w:bCs/>
        </w:rPr>
        <w:t>Lin</w:t>
      </w:r>
      <w:r w:rsidRPr="12A36F62" w:rsidR="7429D983">
        <w:rPr>
          <w:b/>
          <w:bCs/>
        </w:rPr>
        <w:t>k</w:t>
      </w:r>
      <w:r w:rsidRPr="12A36F62">
        <w:rPr>
          <w:b/>
          <w:bCs/>
        </w:rPr>
        <w:t>s</w:t>
      </w:r>
      <w:r w:rsidRPr="003D7F53" w:rsidR="45ABB86E">
        <w:rPr>
          <w:b/>
          <w:bCs/>
        </w:rPr>
        <w:t xml:space="preserve"> </w:t>
      </w:r>
      <w:r w:rsidRPr="778FFE3C" w:rsidR="45ABB86E">
        <w:rPr>
          <w:b/>
          <w:bCs/>
        </w:rPr>
        <w:t>(</w:t>
      </w:r>
      <w:r w:rsidRPr="5C95839C" w:rsidR="45ABB86E">
        <w:rPr>
          <w:b/>
          <w:highlight w:val="yellow"/>
        </w:rPr>
        <w:t xml:space="preserve">see </w:t>
      </w:r>
      <w:r w:rsidRPr="6209E7C1" w:rsidR="53D37361">
        <w:rPr>
          <w:b/>
          <w:bCs/>
          <w:highlight w:val="yellow"/>
        </w:rPr>
        <w:t xml:space="preserve">sales </w:t>
      </w:r>
      <w:r w:rsidRPr="6209E7C1" w:rsidR="45ABB86E">
        <w:rPr>
          <w:b/>
          <w:bCs/>
          <w:highlight w:val="yellow"/>
        </w:rPr>
        <w:t>slide</w:t>
      </w:r>
      <w:r w:rsidRPr="5C95839C" w:rsidR="45ABB86E">
        <w:rPr>
          <w:b/>
          <w:highlight w:val="yellow"/>
        </w:rPr>
        <w:t xml:space="preserve"> deck for more info</w:t>
      </w:r>
      <w:r w:rsidRPr="53C943D3" w:rsidR="45ABB86E">
        <w:rPr>
          <w:b/>
          <w:bCs/>
        </w:rPr>
        <w:t>)</w:t>
      </w:r>
      <w:r w:rsidRPr="53C943D3" w:rsidR="007E02E6">
        <w:rPr>
          <w:b/>
          <w:bCs/>
        </w:rPr>
        <w:t>:</w:t>
      </w:r>
    </w:p>
    <w:p w:rsidR="61C6BA1D" w:rsidP="00443268" w:rsidRDefault="61C6BA1D" w14:paraId="6B762A58" w14:textId="3B24B320">
      <w:pPr>
        <w:numPr>
          <w:ilvl w:val="1"/>
          <w:numId w:val="7"/>
        </w:numPr>
        <w:spacing w:after="0" w:line="360" w:lineRule="auto"/>
      </w:pPr>
      <w:r>
        <w:t>Accredited Providers</w:t>
      </w:r>
      <w:r w:rsidR="3B5E0293">
        <w:t xml:space="preserve"> (AK, UT, JH, IJHN</w:t>
      </w:r>
      <w:r w:rsidR="1B05C025">
        <w:t>)</w:t>
      </w:r>
    </w:p>
    <w:p w:rsidR="67CBEA11" w:rsidP="00443268" w:rsidRDefault="67CBEA11" w14:paraId="326F3024" w14:textId="0D59F39C">
      <w:pPr>
        <w:numPr>
          <w:ilvl w:val="1"/>
          <w:numId w:val="7"/>
        </w:numPr>
        <w:spacing w:after="0" w:line="360" w:lineRule="auto"/>
      </w:pPr>
      <w:r>
        <w:t>Medical Societies</w:t>
      </w:r>
      <w:r w:rsidR="49DFFF87">
        <w:t xml:space="preserve"> (CMSC, IOMSN</w:t>
      </w:r>
      <w:r w:rsidR="5BDC54F3">
        <w:t>, others?)</w:t>
      </w:r>
    </w:p>
    <w:p w:rsidR="67CBEA11" w:rsidP="00443268" w:rsidRDefault="67CBEA11" w14:paraId="607CB284" w14:textId="1A0B51BF">
      <w:pPr>
        <w:pStyle w:val="ListParagraph"/>
        <w:numPr>
          <w:ilvl w:val="1"/>
          <w:numId w:val="7"/>
        </w:numPr>
        <w:spacing w:after="0" w:line="360" w:lineRule="auto"/>
      </w:pPr>
      <w:r>
        <w:t>Audience Generation Partners</w:t>
      </w:r>
      <w:r w:rsidR="530C18CD">
        <w:t xml:space="preserve"> (Journals, </w:t>
      </w:r>
      <w:proofErr w:type="spellStart"/>
      <w:r w:rsidR="530C18CD">
        <w:t>PowerPak</w:t>
      </w:r>
      <w:proofErr w:type="spellEnd"/>
      <w:r w:rsidR="530C18CD">
        <w:t xml:space="preserve">, </w:t>
      </w:r>
      <w:proofErr w:type="spellStart"/>
      <w:r w:rsidR="530C18CD">
        <w:t>FreeCME</w:t>
      </w:r>
      <w:proofErr w:type="spellEnd"/>
      <w:r w:rsidR="530C18CD">
        <w:t xml:space="preserve">, </w:t>
      </w:r>
      <w:proofErr w:type="spellStart"/>
      <w:r w:rsidR="530C18CD">
        <w:t>MyCME</w:t>
      </w:r>
      <w:proofErr w:type="spellEnd"/>
      <w:r w:rsidR="0B9EFA7C">
        <w:t>)</w:t>
      </w:r>
    </w:p>
    <w:p w:rsidR="1AB1BF67" w:rsidP="00443268" w:rsidRDefault="67CBEA11" w14:paraId="2E93C64C" w14:textId="6648ED03">
      <w:pPr>
        <w:pStyle w:val="ListParagraph"/>
        <w:numPr>
          <w:ilvl w:val="1"/>
          <w:numId w:val="7"/>
        </w:numPr>
        <w:spacing w:after="0" w:line="360" w:lineRule="auto"/>
      </w:pPr>
      <w:r>
        <w:t>Technology Partners</w:t>
      </w:r>
      <w:r w:rsidR="5F8DAD38">
        <w:t xml:space="preserve"> (Array)</w:t>
      </w:r>
    </w:p>
    <w:p w:rsidR="00B77A56" w:rsidP="00B77A56" w:rsidRDefault="00B77A56" w14:paraId="18301C1A" w14:textId="77777777">
      <w:pPr>
        <w:pStyle w:val="ListParagraph"/>
        <w:spacing w:after="0"/>
        <w:ind w:left="1440"/>
      </w:pPr>
    </w:p>
    <w:p w:rsidRPr="007E02E6" w:rsidR="007E02E6" w:rsidP="007E02E6" w:rsidRDefault="007E02E6" w14:paraId="69858644" w14:textId="77777777">
      <w:pPr>
        <w:rPr>
          <w:b/>
          <w:bCs/>
        </w:rPr>
      </w:pPr>
      <w:r w:rsidRPr="007E02E6">
        <w:rPr>
          <w:b/>
          <w:bCs/>
        </w:rPr>
        <w:t>Contact Us</w:t>
      </w:r>
    </w:p>
    <w:p w:rsidRPr="007E02E6" w:rsidR="007E02E6" w:rsidP="007E02E6" w:rsidRDefault="007E02E6" w14:paraId="427CD683" w14:textId="77777777">
      <w:pPr>
        <w:numPr>
          <w:ilvl w:val="0"/>
          <w:numId w:val="8"/>
        </w:numPr>
      </w:pPr>
      <w:r w:rsidRPr="007E02E6">
        <w:rPr>
          <w:b/>
          <w:bCs/>
        </w:rPr>
        <w:t>Contact Form:</w:t>
      </w:r>
    </w:p>
    <w:p w:rsidRPr="007E02E6" w:rsidR="007E02E6" w:rsidP="007E02E6" w:rsidRDefault="007E02E6" w14:paraId="4A3E4A70" w14:textId="77777777">
      <w:pPr>
        <w:numPr>
          <w:ilvl w:val="1"/>
          <w:numId w:val="8"/>
        </w:numPr>
      </w:pPr>
      <w:r w:rsidRPr="007E02E6">
        <w:t>Fields for name, email, subject, and message</w:t>
      </w:r>
    </w:p>
    <w:p w:rsidRPr="007E02E6" w:rsidR="007E02E6" w:rsidP="007E02E6" w:rsidRDefault="007E02E6" w14:paraId="52BA8546" w14:textId="77777777">
      <w:pPr>
        <w:numPr>
          <w:ilvl w:val="0"/>
          <w:numId w:val="8"/>
        </w:numPr>
      </w:pPr>
      <w:r w:rsidRPr="007E02E6">
        <w:rPr>
          <w:b/>
          <w:bCs/>
        </w:rPr>
        <w:t>Office Locations:</w:t>
      </w:r>
    </w:p>
    <w:p w:rsidRPr="007E02E6" w:rsidR="007E02E6" w:rsidP="007E02E6" w:rsidRDefault="007E02E6" w14:paraId="5897BF6C" w14:textId="77777777">
      <w:pPr>
        <w:numPr>
          <w:ilvl w:val="1"/>
          <w:numId w:val="8"/>
        </w:numPr>
      </w:pPr>
      <w:r w:rsidRPr="007E02E6">
        <w:t>Address details</w:t>
      </w:r>
    </w:p>
    <w:p w:rsidRPr="007E02E6" w:rsidR="007E02E6" w:rsidP="007E02E6" w:rsidRDefault="007E02E6" w14:paraId="5B9B6C43" w14:textId="77777777">
      <w:pPr>
        <w:numPr>
          <w:ilvl w:val="0"/>
          <w:numId w:val="8"/>
        </w:numPr>
      </w:pPr>
      <w:r w:rsidRPr="007E02E6">
        <w:rPr>
          <w:b/>
          <w:bCs/>
        </w:rPr>
        <w:t>Social Media Links:</w:t>
      </w:r>
    </w:p>
    <w:p w:rsidRPr="007E02E6" w:rsidR="007E02E6" w:rsidP="007E02E6" w:rsidRDefault="007E02E6" w14:paraId="74953B9A" w14:textId="77777777">
      <w:pPr>
        <w:numPr>
          <w:ilvl w:val="1"/>
          <w:numId w:val="8"/>
        </w:numPr>
      </w:pPr>
      <w:r w:rsidRPr="007E02E6">
        <w:t>Links to company’s social media profiles</w:t>
      </w:r>
    </w:p>
    <w:p w:rsidRPr="007E02E6" w:rsidR="007E02E6" w:rsidP="007E02E6" w:rsidRDefault="007E02E6" w14:paraId="1C1C670D" w14:textId="77777777">
      <w:pPr>
        <w:rPr>
          <w:b/>
          <w:bCs/>
        </w:rPr>
      </w:pPr>
      <w:r w:rsidRPr="007E02E6">
        <w:rPr>
          <w:b/>
          <w:bCs/>
        </w:rPr>
        <w:t>Additional Sections</w:t>
      </w:r>
    </w:p>
    <w:p w:rsidRPr="007E02E6" w:rsidR="007E02E6" w:rsidP="007E02E6" w:rsidRDefault="007E02E6" w14:paraId="08AA2AFA" w14:textId="41BFEE6A">
      <w:pPr>
        <w:numPr>
          <w:ilvl w:val="0"/>
          <w:numId w:val="9"/>
        </w:numPr>
        <w:rPr>
          <w:b/>
          <w:highlight w:val="yellow"/>
        </w:rPr>
      </w:pPr>
      <w:r w:rsidRPr="40DBC288">
        <w:rPr>
          <w:b/>
          <w:highlight w:val="yellow"/>
        </w:rPr>
        <w:t>Privacy Policy:</w:t>
      </w:r>
      <w:r w:rsidRPr="2810BAE7" w:rsidR="16F411CD">
        <w:rPr>
          <w:b/>
          <w:bCs/>
          <w:highlight w:val="yellow"/>
        </w:rPr>
        <w:t xml:space="preserve"> vs </w:t>
      </w:r>
      <w:r w:rsidRPr="5DF05EF4" w:rsidR="16F411CD">
        <w:rPr>
          <w:b/>
          <w:bCs/>
          <w:highlight w:val="yellow"/>
        </w:rPr>
        <w:t>(</w:t>
      </w:r>
      <w:proofErr w:type="spellStart"/>
      <w:r w:rsidRPr="245C40FC" w:rsidR="16F411CD">
        <w:rPr>
          <w:b/>
          <w:bCs/>
          <w:highlight w:val="yellow"/>
        </w:rPr>
        <w:t>iubenda</w:t>
      </w:r>
      <w:proofErr w:type="spellEnd"/>
      <w:r w:rsidRPr="245C40FC" w:rsidR="16F411CD">
        <w:rPr>
          <w:b/>
          <w:bCs/>
          <w:highlight w:val="yellow"/>
        </w:rPr>
        <w:t>?)</w:t>
      </w:r>
    </w:p>
    <w:p w:rsidRPr="007E02E6" w:rsidR="007E02E6" w:rsidP="007E02E6" w:rsidRDefault="007E02E6" w14:paraId="033F76B7" w14:textId="77777777">
      <w:pPr>
        <w:numPr>
          <w:ilvl w:val="1"/>
          <w:numId w:val="9"/>
        </w:numPr>
        <w:rPr>
          <w:highlight w:val="yellow"/>
        </w:rPr>
      </w:pPr>
      <w:r w:rsidRPr="40DBC288">
        <w:rPr>
          <w:highlight w:val="yellow"/>
        </w:rPr>
        <w:t>Information on data protection and privacy practices</w:t>
      </w:r>
    </w:p>
    <w:p w:rsidRPr="007E02E6" w:rsidR="007E02E6" w:rsidP="007E02E6" w:rsidRDefault="007E02E6" w14:paraId="34B9FF4E" w14:textId="77777777">
      <w:pPr>
        <w:numPr>
          <w:ilvl w:val="0"/>
          <w:numId w:val="9"/>
        </w:numPr>
        <w:rPr>
          <w:b/>
          <w:highlight w:val="yellow"/>
        </w:rPr>
      </w:pPr>
      <w:r w:rsidRPr="40DBC288">
        <w:rPr>
          <w:b/>
          <w:highlight w:val="yellow"/>
        </w:rPr>
        <w:t>Terms of Service:</w:t>
      </w:r>
    </w:p>
    <w:p w:rsidRPr="007E02E6" w:rsidR="007E02E6" w:rsidP="007E02E6" w:rsidRDefault="007E02E6" w14:paraId="5E842F59" w14:textId="77777777">
      <w:pPr>
        <w:numPr>
          <w:ilvl w:val="1"/>
          <w:numId w:val="9"/>
        </w:numPr>
        <w:rPr>
          <w:highlight w:val="yellow"/>
        </w:rPr>
      </w:pPr>
      <w:r w:rsidRPr="40DBC288">
        <w:rPr>
          <w:highlight w:val="yellow"/>
        </w:rPr>
        <w:t>Terms and conditions for using the site and services</w:t>
      </w:r>
    </w:p>
    <w:p w:rsidRPr="007E02E6" w:rsidR="007E02E6" w:rsidP="007E02E6" w:rsidRDefault="007E02E6" w14:paraId="10195C46" w14:textId="77777777">
      <w:pPr>
        <w:numPr>
          <w:ilvl w:val="0"/>
          <w:numId w:val="9"/>
        </w:numPr>
        <w:rPr>
          <w:b/>
          <w:highlight w:val="yellow"/>
        </w:rPr>
      </w:pPr>
      <w:r w:rsidRPr="40DBC288">
        <w:rPr>
          <w:b/>
          <w:highlight w:val="yellow"/>
        </w:rPr>
        <w:t>Accessibility:</w:t>
      </w:r>
    </w:p>
    <w:p w:rsidRPr="007E02E6" w:rsidR="007E02E6" w:rsidP="007E02E6" w:rsidRDefault="007E02E6" w14:paraId="37F5B555" w14:textId="77777777">
      <w:pPr>
        <w:numPr>
          <w:ilvl w:val="1"/>
          <w:numId w:val="9"/>
        </w:numPr>
        <w:rPr>
          <w:highlight w:val="yellow"/>
        </w:rPr>
      </w:pPr>
      <w:r w:rsidRPr="40DBC288">
        <w:rPr>
          <w:highlight w:val="yellow"/>
        </w:rPr>
        <w:t>Information on site accessibility features</w:t>
      </w:r>
    </w:p>
    <w:p w:rsidRPr="007E02E6" w:rsidR="007E02E6" w:rsidP="007E02E6" w:rsidRDefault="00AE2EEA" w14:paraId="683A57CA" w14:textId="77777777">
      <w:r>
        <w:pict w14:anchorId="376B06E4">
          <v:rect id="_x0000_i1025" style="width:0;height:1.5pt" o:hr="t" o:hrstd="t" o:hralign="center" fillcolor="#a0a0a0" stroked="f"/>
        </w:pict>
      </w:r>
    </w:p>
    <w:p w:rsidRPr="007E02E6" w:rsidR="007E02E6" w:rsidP="007E02E6" w:rsidRDefault="007E02E6" w14:paraId="2146DF63" w14:textId="77777777">
      <w:r w:rsidRPr="007E02E6">
        <w:rPr>
          <w:b/>
          <w:bCs/>
        </w:rPr>
        <w:t>Footer:</w:t>
      </w:r>
    </w:p>
    <w:p w:rsidRPr="007E02E6" w:rsidR="007E02E6" w:rsidP="007E02E6" w:rsidRDefault="007E02E6" w14:paraId="36F4AE3C" w14:textId="77777777">
      <w:pPr>
        <w:numPr>
          <w:ilvl w:val="0"/>
          <w:numId w:val="10"/>
        </w:numPr>
      </w:pPr>
      <w:r w:rsidRPr="007E02E6">
        <w:rPr>
          <w:b/>
          <w:bCs/>
        </w:rPr>
        <w:t>Quick Links:</w:t>
      </w:r>
    </w:p>
    <w:p w:rsidRPr="007E02E6" w:rsidR="007E02E6" w:rsidP="007E02E6" w:rsidRDefault="007E02E6" w14:paraId="63CD0265" w14:textId="77777777">
      <w:pPr>
        <w:numPr>
          <w:ilvl w:val="1"/>
          <w:numId w:val="10"/>
        </w:numPr>
      </w:pPr>
      <w:r w:rsidRPr="007E02E6">
        <w:t>Links to main sections</w:t>
      </w:r>
    </w:p>
    <w:p w:rsidRPr="007E02E6" w:rsidR="007E02E6" w:rsidP="007E02E6" w:rsidRDefault="007E02E6" w14:paraId="4AE1CB49" w14:textId="77777777">
      <w:pPr>
        <w:numPr>
          <w:ilvl w:val="1"/>
          <w:numId w:val="10"/>
        </w:numPr>
      </w:pPr>
      <w:r w:rsidRPr="007E02E6">
        <w:t>Contact information</w:t>
      </w:r>
    </w:p>
    <w:p w:rsidRPr="007E02E6" w:rsidR="007E02E6" w:rsidP="007E02E6" w:rsidRDefault="007E02E6" w14:paraId="53408D41" w14:textId="77777777">
      <w:pPr>
        <w:numPr>
          <w:ilvl w:val="0"/>
          <w:numId w:val="10"/>
        </w:numPr>
      </w:pPr>
      <w:r w:rsidRPr="007E02E6">
        <w:rPr>
          <w:b/>
          <w:bCs/>
        </w:rPr>
        <w:t>Newsletter Signup:</w:t>
      </w:r>
    </w:p>
    <w:p w:rsidRPr="007E02E6" w:rsidR="007E02E6" w:rsidP="007E02E6" w:rsidRDefault="007E02E6" w14:paraId="6E77D95E" w14:textId="77777777">
      <w:pPr>
        <w:numPr>
          <w:ilvl w:val="1"/>
          <w:numId w:val="10"/>
        </w:numPr>
      </w:pPr>
      <w:r w:rsidRPr="007E02E6">
        <w:t>Email subscription form</w:t>
      </w:r>
    </w:p>
    <w:p w:rsidRPr="007E02E6" w:rsidR="007E02E6" w:rsidP="007E02E6" w:rsidRDefault="007E02E6" w14:paraId="06DAD46D" w14:textId="77777777">
      <w:pPr>
        <w:numPr>
          <w:ilvl w:val="0"/>
          <w:numId w:val="10"/>
        </w:numPr>
      </w:pPr>
      <w:r w:rsidRPr="007E02E6">
        <w:rPr>
          <w:b/>
          <w:bCs/>
        </w:rPr>
        <w:t>Legal Links:</w:t>
      </w:r>
    </w:p>
    <w:p w:rsidRPr="007E02E6" w:rsidR="007E02E6" w:rsidP="007E02E6" w:rsidRDefault="007E02E6" w14:paraId="14141505" w14:textId="77777777">
      <w:pPr>
        <w:numPr>
          <w:ilvl w:val="1"/>
          <w:numId w:val="10"/>
        </w:numPr>
      </w:pPr>
      <w:r w:rsidRPr="007E02E6">
        <w:t>Privacy Policy</w:t>
      </w:r>
    </w:p>
    <w:p w:rsidRPr="007E02E6" w:rsidR="007E02E6" w:rsidP="007E02E6" w:rsidRDefault="007E02E6" w14:paraId="617715DD" w14:textId="77777777">
      <w:pPr>
        <w:numPr>
          <w:ilvl w:val="1"/>
          <w:numId w:val="10"/>
        </w:numPr>
      </w:pPr>
      <w:r w:rsidRPr="007E02E6">
        <w:t>Terms of Service</w:t>
      </w:r>
    </w:p>
    <w:p w:rsidR="00A008F1" w:rsidRDefault="00A008F1" w14:paraId="0D4A0A57" w14:textId="61472A28">
      <w:r>
        <w:br w:type="page"/>
      </w:r>
    </w:p>
    <w:p w:rsidR="007E02E6" w:rsidRDefault="00E14109" w14:paraId="02293580" w14:textId="041082D7">
      <w:r>
        <w:t>OUTLINE</w:t>
      </w:r>
      <w:r w:rsidR="00F42B63">
        <w:t xml:space="preserve">/STRUCTURE </w:t>
      </w:r>
      <w:r>
        <w:t>+ COPY</w:t>
      </w:r>
    </w:p>
    <w:p w:rsidR="5124E214" w:rsidP="626373D2" w:rsidRDefault="5124E214" w14:paraId="3F683ECC" w14:textId="207FC596">
      <w:pPr>
        <w:rPr>
          <w:highlight w:val="lightGray"/>
        </w:rPr>
      </w:pPr>
      <w:r w:rsidRPr="626373D2">
        <w:rPr>
          <w:highlight w:val="lightGray"/>
        </w:rPr>
        <w:t>Lou</w:t>
      </w:r>
    </w:p>
    <w:p w:rsidR="5124E214" w:rsidP="626373D2" w:rsidRDefault="5124E214" w14:paraId="13CF7A70" w14:textId="7D008DCC">
      <w:pPr>
        <w:rPr>
          <w:highlight w:val="green"/>
        </w:rPr>
      </w:pPr>
      <w:r w:rsidRPr="626373D2">
        <w:rPr>
          <w:highlight w:val="green"/>
        </w:rPr>
        <w:t>Reshma</w:t>
      </w:r>
    </w:p>
    <w:p w:rsidR="5124E214" w:rsidP="626373D2" w:rsidRDefault="5124E214" w14:paraId="46348424" w14:textId="74398C00">
      <w:pPr>
        <w:rPr>
          <w:highlight w:val="magenta"/>
        </w:rPr>
      </w:pPr>
      <w:r w:rsidRPr="626373D2">
        <w:rPr>
          <w:highlight w:val="magenta"/>
        </w:rPr>
        <w:t>Megan</w:t>
      </w:r>
    </w:p>
    <w:p w:rsidR="5124E214" w:rsidP="626373D2" w:rsidRDefault="5124E214" w14:paraId="2A84A885" w14:textId="7570FA5B">
      <w:pPr>
        <w:rPr>
          <w:highlight w:val="cyan"/>
        </w:rPr>
      </w:pPr>
      <w:r w:rsidRPr="626373D2">
        <w:rPr>
          <w:highlight w:val="cyan"/>
        </w:rPr>
        <w:t>Juliette</w:t>
      </w:r>
      <w:r>
        <w:t xml:space="preserve"> </w:t>
      </w:r>
    </w:p>
    <w:p w:rsidRPr="007E02E6" w:rsidR="00030660" w:rsidP="00030660" w:rsidRDefault="00030660" w14:paraId="00E27CCB" w14:textId="77777777">
      <w:pPr>
        <w:rPr>
          <w:b/>
          <w:bCs/>
        </w:rPr>
      </w:pPr>
      <w:r w:rsidRPr="007E02E6">
        <w:rPr>
          <w:b/>
          <w:bCs/>
        </w:rPr>
        <w:t>Homepage</w:t>
      </w:r>
    </w:p>
    <w:p w:rsidRPr="007E02E6" w:rsidR="00030660" w:rsidP="00030660" w:rsidRDefault="00030660" w14:paraId="0BDA1559" w14:textId="77777777">
      <w:pPr>
        <w:numPr>
          <w:ilvl w:val="0"/>
          <w:numId w:val="2"/>
        </w:numPr>
        <w:rPr>
          <w:b/>
          <w:highlight w:val="lightGray"/>
        </w:rPr>
      </w:pPr>
      <w:r w:rsidRPr="007E02E6">
        <w:rPr>
          <w:b/>
          <w:bCs/>
        </w:rPr>
        <w:t>Hero Section</w:t>
      </w:r>
      <w:r>
        <w:rPr>
          <w:b/>
          <w:bCs/>
        </w:rPr>
        <w:t xml:space="preserve"> </w:t>
      </w:r>
      <w:r w:rsidRPr="626373D2">
        <w:rPr>
          <w:b/>
          <w:highlight w:val="lightGray"/>
        </w:rPr>
        <w:t>with video / highlight reel – Jason to work on this:</w:t>
      </w:r>
    </w:p>
    <w:p w:rsidR="00030660" w:rsidP="00030660" w:rsidRDefault="00030660" w14:paraId="4871A125" w14:textId="77777777">
      <w:pPr>
        <w:numPr>
          <w:ilvl w:val="1"/>
          <w:numId w:val="1"/>
        </w:numPr>
      </w:pPr>
      <w:r w:rsidRPr="007E02E6">
        <w:t>Engaging tagline or mission statement</w:t>
      </w:r>
    </w:p>
    <w:p w:rsidRPr="007E02E6" w:rsidR="00030660" w:rsidP="00030660" w:rsidRDefault="00030660" w14:paraId="4A3FD50E" w14:textId="77777777">
      <w:pPr>
        <w:numPr>
          <w:ilvl w:val="2"/>
          <w:numId w:val="1"/>
        </w:numPr>
      </w:pPr>
      <w:r w:rsidRPr="006F2610">
        <w:t>Catalyst is dedicated to improving care through cost-effective, outcomes-driven education.</w:t>
      </w:r>
    </w:p>
    <w:p w:rsidRPr="007E02E6" w:rsidR="00030660" w:rsidP="00030660" w:rsidRDefault="00030660" w14:paraId="0DDD5CB2" w14:textId="77777777">
      <w:pPr>
        <w:numPr>
          <w:ilvl w:val="1"/>
          <w:numId w:val="1"/>
        </w:numPr>
      </w:pPr>
      <w:r w:rsidRPr="007E02E6">
        <w:t>Call-to-Action (CTA) buttons (e.g., "</w:t>
      </w:r>
      <w:r w:rsidRPr="00B67EBF">
        <w:rPr>
          <w:highlight w:val="yellow"/>
        </w:rPr>
        <w:t>Learn More</w:t>
      </w:r>
      <w:r w:rsidRPr="007E02E6">
        <w:t>," "Get Started")</w:t>
      </w:r>
    </w:p>
    <w:p w:rsidRPr="007E02E6" w:rsidR="00030660" w:rsidP="00030660" w:rsidRDefault="00030660" w14:paraId="5D06A77D" w14:textId="5B823878">
      <w:pPr>
        <w:numPr>
          <w:ilvl w:val="1"/>
          <w:numId w:val="1"/>
        </w:numPr>
      </w:pPr>
      <w:r w:rsidRPr="007E02E6">
        <w:t>High-quality images or video background</w:t>
      </w:r>
      <w:r>
        <w:t xml:space="preserve"> (Lou to provide examples)</w:t>
      </w:r>
      <w:r w:rsidR="13820A37">
        <w:t xml:space="preserve"> </w:t>
      </w:r>
    </w:p>
    <w:p w:rsidRPr="007E02E6" w:rsidR="00030660" w:rsidP="626373D2" w:rsidRDefault="13820A37" w14:paraId="0039CDA5" w14:textId="3A855CF9">
      <w:pPr>
        <w:numPr>
          <w:ilvl w:val="2"/>
          <w:numId w:val="1"/>
        </w:numPr>
      </w:pPr>
      <w:r>
        <w:t xml:space="preserve">Images found here: </w:t>
      </w:r>
      <w:hyperlink r:id="rId13">
        <w:r w:rsidRPr="626373D2" w:rsidR="60BD3F90">
          <w:rPr>
            <w:rStyle w:val="Hyperlink"/>
            <w:rFonts w:ascii="Aptos" w:hAnsi="Aptos" w:eastAsia="Aptos" w:cs="Aptos"/>
          </w:rPr>
          <w:t>Images for Website</w:t>
        </w:r>
      </w:hyperlink>
      <w:r w:rsidRPr="626373D2" w:rsidR="60BD3F90">
        <w:rPr>
          <w:rFonts w:ascii="Aptos" w:hAnsi="Aptos" w:eastAsia="Aptos" w:cs="Aptos"/>
        </w:rPr>
        <w:t xml:space="preserve"> </w:t>
      </w:r>
      <w:r w:rsidRPr="626373D2" w:rsidR="732F605D">
        <w:rPr>
          <w:rFonts w:ascii="Aptos" w:hAnsi="Aptos" w:eastAsia="Aptos" w:cs="Aptos"/>
        </w:rPr>
        <w:t xml:space="preserve">- Start with image and eventually use video when ready </w:t>
      </w:r>
    </w:p>
    <w:p w:rsidR="00030660" w:rsidP="005B243B" w:rsidRDefault="00030660" w14:paraId="21AD5C5D" w14:textId="77777777">
      <w:pPr>
        <w:numPr>
          <w:ilvl w:val="1"/>
          <w:numId w:val="1"/>
        </w:numPr>
      </w:pPr>
      <w:r>
        <w:t>The Value of Working with Catalyst</w:t>
      </w:r>
    </w:p>
    <w:p w:rsidR="00030660" w:rsidP="005B243B" w:rsidRDefault="00030660" w14:paraId="12BD1290" w14:textId="40EFD0E0">
      <w:pPr>
        <w:pStyle w:val="ListParagraph"/>
        <w:numPr>
          <w:ilvl w:val="2"/>
          <w:numId w:val="1"/>
        </w:numPr>
      </w:pPr>
      <w:r>
        <w:t>Unparalleled Service</w:t>
      </w:r>
    </w:p>
    <w:p w:rsidR="00030660" w:rsidP="005B243B" w:rsidRDefault="00030660" w14:paraId="7A7DC951" w14:textId="4B2CF632">
      <w:pPr>
        <w:pStyle w:val="ListParagraph"/>
        <w:numPr>
          <w:ilvl w:val="2"/>
          <w:numId w:val="1"/>
        </w:numPr>
      </w:pPr>
      <w:r>
        <w:t xml:space="preserve">Strategic Instructional Design </w:t>
      </w:r>
    </w:p>
    <w:p w:rsidR="00030660" w:rsidP="005B243B" w:rsidRDefault="00030660" w14:paraId="46A132AB" w14:textId="16EDB5B5">
      <w:pPr>
        <w:pStyle w:val="ListParagraph"/>
        <w:numPr>
          <w:ilvl w:val="2"/>
          <w:numId w:val="1"/>
        </w:numPr>
      </w:pPr>
      <w:r>
        <w:t xml:space="preserve">Cost-effective &amp; Outcomes-driven Education </w:t>
      </w:r>
    </w:p>
    <w:p w:rsidR="00030660" w:rsidP="005B243B" w:rsidRDefault="00030660" w14:paraId="3121A8E8" w14:textId="3860968E">
      <w:pPr>
        <w:pStyle w:val="ListParagraph"/>
        <w:numPr>
          <w:ilvl w:val="2"/>
          <w:numId w:val="1"/>
        </w:numPr>
      </w:pPr>
      <w:r>
        <w:t xml:space="preserve">Extensive Experience &amp; Track Record of Success </w:t>
      </w:r>
    </w:p>
    <w:p w:rsidRPr="00030660" w:rsidR="00030660" w:rsidP="005B243B" w:rsidRDefault="00030660" w14:paraId="7E7E7FD7" w14:textId="6C7C8918">
      <w:pPr>
        <w:pStyle w:val="ListParagraph"/>
        <w:numPr>
          <w:ilvl w:val="2"/>
          <w:numId w:val="1"/>
        </w:numPr>
      </w:pPr>
      <w:r>
        <w:t>Provide valuable outcomes data that informs internal stakeholders and defines opportunities for future education</w:t>
      </w:r>
    </w:p>
    <w:p w:rsidR="10742423" w:rsidP="4F3B31E5" w:rsidRDefault="10742423" w14:paraId="5C61B2B1" w14:textId="36CDD2B3">
      <w:pPr>
        <w:ind w:left="720"/>
      </w:pPr>
      <w:r>
        <w:rPr>
          <w:noProof/>
        </w:rPr>
        <w:drawing>
          <wp:inline distT="0" distB="0" distL="0" distR="0" wp14:anchorId="69AB466C" wp14:editId="4D338062">
            <wp:extent cx="3914775" cy="1781725"/>
            <wp:effectExtent l="0" t="0" r="0" b="0"/>
            <wp:docPr id="1636627099" name="Picture 1636627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14775" cy="1781725"/>
                    </a:xfrm>
                    <a:prstGeom prst="rect">
                      <a:avLst/>
                    </a:prstGeom>
                  </pic:spPr>
                </pic:pic>
              </a:graphicData>
            </a:graphic>
          </wp:inline>
        </w:drawing>
      </w:r>
      <w:r>
        <w:t xml:space="preserve"> layout example </w:t>
      </w:r>
    </w:p>
    <w:p w:rsidR="5C4491EB" w:rsidP="4F3B31E5" w:rsidRDefault="5C4491EB" w14:paraId="16B8CA56" w14:textId="29E0CA8D">
      <w:r>
        <w:rPr>
          <w:noProof/>
        </w:rPr>
        <w:drawing>
          <wp:inline distT="0" distB="0" distL="0" distR="0" wp14:anchorId="52C7B024" wp14:editId="0783251D">
            <wp:extent cx="3533775" cy="345449"/>
            <wp:effectExtent l="0" t="0" r="0" b="0"/>
            <wp:docPr id="763483339" name="Picture 763483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33775" cy="345449"/>
                    </a:xfrm>
                    <a:prstGeom prst="rect">
                      <a:avLst/>
                    </a:prstGeom>
                  </pic:spPr>
                </pic:pic>
              </a:graphicData>
            </a:graphic>
          </wp:inline>
        </w:drawing>
      </w:r>
      <w:r>
        <w:t xml:space="preserve"> Can this be used somewhere? </w:t>
      </w:r>
    </w:p>
    <w:p w:rsidRPr="007E02E6" w:rsidR="00030660" w:rsidP="00030660" w:rsidRDefault="00030660" w14:paraId="4492D02A" w14:textId="1168D9F6">
      <w:pPr>
        <w:numPr>
          <w:ilvl w:val="0"/>
          <w:numId w:val="1"/>
        </w:numPr>
      </w:pPr>
      <w:r w:rsidRPr="007E02E6">
        <w:rPr>
          <w:b/>
          <w:bCs/>
        </w:rPr>
        <w:t>Key Features:</w:t>
      </w:r>
    </w:p>
    <w:p w:rsidRPr="007E02E6" w:rsidR="00030660" w:rsidP="00030660" w:rsidRDefault="00030660" w14:paraId="4F48AEF4" w14:textId="40B3BD60">
      <w:pPr>
        <w:numPr>
          <w:ilvl w:val="1"/>
          <w:numId w:val="1"/>
        </w:numPr>
      </w:pPr>
      <w:r w:rsidRPr="007E02E6">
        <w:t>Overview of services (e.g., courses, certifications, webinars)</w:t>
      </w:r>
      <w:r w:rsidR="14CEE0A9">
        <w:t xml:space="preserve"> </w:t>
      </w:r>
    </w:p>
    <w:p w:rsidRPr="007E02E6" w:rsidR="00030660" w:rsidP="00030660" w:rsidRDefault="00030660" w14:paraId="326CAABF" w14:textId="12F9D85E">
      <w:pPr>
        <w:numPr>
          <w:ilvl w:val="1"/>
          <w:numId w:val="1"/>
        </w:numPr>
      </w:pPr>
      <w:r w:rsidRPr="007E02E6">
        <w:t xml:space="preserve">Highlights of </w:t>
      </w:r>
      <w:r>
        <w:t>previous work</w:t>
      </w:r>
      <w:r w:rsidR="61612F6B">
        <w:t xml:space="preserve"> (NEED IMAGES &amp; COPY) </w:t>
      </w:r>
    </w:p>
    <w:p w:rsidR="60A0055C" w:rsidP="626373D2" w:rsidRDefault="60A0055C" w14:paraId="0ECAE82B" w14:textId="4C440812">
      <w:pPr>
        <w:numPr>
          <w:ilvl w:val="2"/>
          <w:numId w:val="1"/>
        </w:numPr>
        <w:rPr>
          <w:lang w:val="fr-FR"/>
        </w:rPr>
      </w:pPr>
      <w:proofErr w:type="spellStart"/>
      <w:r w:rsidRPr="626373D2">
        <w:rPr>
          <w:lang w:val="fr-FR"/>
        </w:rPr>
        <w:t>MoA</w:t>
      </w:r>
      <w:proofErr w:type="spellEnd"/>
      <w:r w:rsidRPr="626373D2">
        <w:rPr>
          <w:lang w:val="fr-FR"/>
        </w:rPr>
        <w:t xml:space="preserve"> animatio</w:t>
      </w:r>
      <w:r w:rsidRPr="626373D2" w:rsidR="767F7BDB">
        <w:rPr>
          <w:lang w:val="fr-FR"/>
        </w:rPr>
        <w:t>ns</w:t>
      </w:r>
      <w:r w:rsidRPr="626373D2" w:rsidR="4AD49E8E">
        <w:rPr>
          <w:lang w:val="fr-FR"/>
        </w:rPr>
        <w:t xml:space="preserve"> </w:t>
      </w:r>
    </w:p>
    <w:p w:rsidR="137B695B" w:rsidP="626373D2" w:rsidRDefault="137B695B" w14:paraId="0F44E8CE" w14:textId="7E57E720">
      <w:pPr>
        <w:numPr>
          <w:ilvl w:val="3"/>
          <w:numId w:val="1"/>
        </w:numPr>
        <w:rPr>
          <w:lang w:val="fr-FR"/>
        </w:rPr>
      </w:pPr>
      <w:r w:rsidRPr="626373D2">
        <w:rPr>
          <w:lang w:val="fr-FR"/>
        </w:rPr>
        <w:t xml:space="preserve">Pompe </w:t>
      </w:r>
      <w:proofErr w:type="spellStart"/>
      <w:r w:rsidRPr="626373D2">
        <w:rPr>
          <w:lang w:val="fr-FR"/>
        </w:rPr>
        <w:t>MoA</w:t>
      </w:r>
      <w:proofErr w:type="spellEnd"/>
      <w:r w:rsidRPr="626373D2">
        <w:rPr>
          <w:lang w:val="fr-FR"/>
        </w:rPr>
        <w:t xml:space="preserve">: </w:t>
      </w:r>
      <w:hyperlink r:id="rId16">
        <w:r w:rsidRPr="626373D2">
          <w:rPr>
            <w:rStyle w:val="Hyperlink"/>
            <w:lang w:val="fr-FR"/>
          </w:rPr>
          <w:t>https://vod-progressive.akamaized.net/exp=1724783824~acl=%2Fvimeo-prod-skyfire-std-us%2F01%2F2827%2F25%2F639136274%2F2928989929.mp4~hmac=e5005dd560e1918d64b17abaed6b2f294ea152a7612257b68f46bb4e77b194bf/vimeo-prod-skyfire-std-us/01/2827/25/639136274/2928989929.mp4?filename=file.mp4</w:t>
        </w:r>
      </w:hyperlink>
    </w:p>
    <w:p w:rsidR="137B695B" w:rsidP="626373D2" w:rsidRDefault="137B695B" w14:paraId="53D7FB38" w14:textId="5A571209">
      <w:pPr>
        <w:numPr>
          <w:ilvl w:val="3"/>
          <w:numId w:val="1"/>
        </w:numPr>
      </w:pPr>
      <w:r w:rsidRPr="626373D2">
        <w:t xml:space="preserve">MASH </w:t>
      </w:r>
      <w:proofErr w:type="spellStart"/>
      <w:r w:rsidRPr="626373D2">
        <w:t>MoA</w:t>
      </w:r>
      <w:proofErr w:type="spellEnd"/>
      <w:r w:rsidRPr="626373D2">
        <w:t xml:space="preserve">: </w:t>
      </w:r>
      <w:hyperlink r:id="rId17">
        <w:r w:rsidRPr="626373D2">
          <w:rPr>
            <w:rStyle w:val="Hyperlink"/>
          </w:rPr>
          <w:t>https://download-video.akamaized.net/v3-1/playback/a7c70447-edfe-4624-8b29-4fa1eb2e6281/a743ba54-0f64fe4c?__token__=st=1724769483~exp=1724783883~acl=%2Fv3-1%2Fplayback%2Fa7c70447-edfe-4624-8b29-4fa1eb2e6281%2Fa743ba54-0f64fe4c%2A~hmac=7df617f9447d777ea9a10132bdc1e6b0d02a6327329f470b2bd40f2668f8b92f&amp;r=dXMtY2VudHJhbDE%3D</w:t>
        </w:r>
      </w:hyperlink>
    </w:p>
    <w:p w:rsidR="137B695B" w:rsidP="626373D2" w:rsidRDefault="137B695B" w14:paraId="290DCF70" w14:textId="0A0394F6">
      <w:pPr>
        <w:numPr>
          <w:ilvl w:val="3"/>
          <w:numId w:val="1"/>
        </w:numPr>
      </w:pPr>
      <w:r w:rsidRPr="626373D2">
        <w:t xml:space="preserve">Hemophilia </w:t>
      </w:r>
      <w:proofErr w:type="spellStart"/>
      <w:r w:rsidRPr="626373D2">
        <w:t>MoA</w:t>
      </w:r>
      <w:proofErr w:type="spellEnd"/>
      <w:r w:rsidRPr="626373D2">
        <w:t xml:space="preserve">: </w:t>
      </w:r>
      <w:hyperlink r:id="rId18">
        <w:r w:rsidRPr="626373D2">
          <w:rPr>
            <w:rStyle w:val="Hyperlink"/>
          </w:rPr>
          <w:t>https://download-video.akamaized.net/v3-1/playback/772cb52a-0483-4ba6-8f6e-2daf3ec698a8/2150d006-d2c01502?__token__=st=1724769505~exp=1724783905~acl=%2Fv3-1%2Fplayback%2F772cb52a-0483-4ba6-8f6e-2daf3ec698a8%2F2150d006-d2c01502%2A~hmac=42ce88618cc1d598f1fcf5d44e08be462ba25d5055bb76d7a5911a5829e471a4&amp;r=dXMtd2VzdDE%3D</w:t>
        </w:r>
      </w:hyperlink>
    </w:p>
    <w:p w:rsidR="137B695B" w:rsidP="626373D2" w:rsidRDefault="137B695B" w14:paraId="422CC544" w14:textId="31C730D4">
      <w:pPr>
        <w:numPr>
          <w:ilvl w:val="3"/>
          <w:numId w:val="1"/>
        </w:numPr>
      </w:pPr>
      <w:r w:rsidRPr="626373D2">
        <w:t xml:space="preserve">Fabry </w:t>
      </w:r>
      <w:proofErr w:type="spellStart"/>
      <w:r w:rsidRPr="626373D2">
        <w:t>MoA</w:t>
      </w:r>
      <w:proofErr w:type="spellEnd"/>
      <w:r w:rsidRPr="626373D2">
        <w:t xml:space="preserve">: </w:t>
      </w:r>
      <w:hyperlink r:id="rId19">
        <w:r w:rsidRPr="626373D2">
          <w:rPr>
            <w:rStyle w:val="Hyperlink"/>
          </w:rPr>
          <w:t>https://download-video.akamaized.net/v3-1/playback/bf42b0a0-ccbe-40a5-be47-1f4c6dca3b86/5bae791e-6812ad73?__token__=st=1724769529~exp=1724783929~acl=%2Fv3-1%2Fplayback%2Fbf42b0a0-ccbe-40a5-be47-1f4c6dca3b86%2F5bae791e-6812ad73%2A~hmac=7f68cf1a39cf891a2cfe222094c531c9f4d96b5b2c1a2740deebfa35c296df56&amp;r=dXMtd2VzdDE%3D</w:t>
        </w:r>
      </w:hyperlink>
    </w:p>
    <w:p w:rsidR="00030660" w:rsidP="00030660" w:rsidRDefault="60A0055C" w14:paraId="1B77197F" w14:textId="73B27EAA">
      <w:pPr>
        <w:numPr>
          <w:ilvl w:val="2"/>
          <w:numId w:val="1"/>
        </w:numPr>
      </w:pPr>
      <w:r>
        <w:t>Links to images/pictures from live activities</w:t>
      </w:r>
      <w:r w:rsidR="7FE4874E">
        <w:t>-</w:t>
      </w:r>
      <w:r w:rsidR="77EB36BF">
        <w:t>need to pull from activity channels in teams</w:t>
      </w:r>
    </w:p>
    <w:p w:rsidR="00030660" w:rsidP="626373D2" w:rsidRDefault="30D78B0D" w14:paraId="739F7F4B" w14:textId="4781DFE7">
      <w:pPr>
        <w:numPr>
          <w:ilvl w:val="3"/>
          <w:numId w:val="1"/>
        </w:numPr>
        <w:rPr>
          <w:highlight w:val="magenta"/>
        </w:rPr>
      </w:pPr>
      <w:r w:rsidRPr="626373D2">
        <w:rPr>
          <w:rFonts w:ascii="Aptos" w:hAnsi="Aptos" w:eastAsia="Aptos" w:cs="Aptos"/>
        </w:rPr>
        <w:t xml:space="preserve">Images can be found here: </w:t>
      </w:r>
      <w:hyperlink r:id="rId20">
        <w:r w:rsidRPr="626373D2">
          <w:rPr>
            <w:rStyle w:val="Hyperlink"/>
            <w:rFonts w:ascii="Aptos" w:hAnsi="Aptos" w:eastAsia="Aptos" w:cs="Aptos"/>
          </w:rPr>
          <w:t>Pictures from events</w:t>
        </w:r>
      </w:hyperlink>
    </w:p>
    <w:p w:rsidR="00030660" w:rsidP="00030660" w:rsidRDefault="00030660" w14:paraId="7CE461C7" w14:textId="3DC0F5CA">
      <w:pPr>
        <w:numPr>
          <w:ilvl w:val="2"/>
          <w:numId w:val="1"/>
        </w:numPr>
      </w:pPr>
      <w:r>
        <w:t>Patient interviews</w:t>
      </w:r>
    </w:p>
    <w:p w:rsidR="647E2558" w:rsidP="626373D2" w:rsidRDefault="647E2558" w14:paraId="04B64BDF" w14:textId="649C5AAB">
      <w:pPr>
        <w:numPr>
          <w:ilvl w:val="3"/>
          <w:numId w:val="1"/>
        </w:numPr>
      </w:pPr>
      <w:r>
        <w:t xml:space="preserve">Clinician Interaction Video: </w:t>
      </w:r>
      <w:hyperlink r:id="rId21">
        <w:r w:rsidRPr="626373D2">
          <w:rPr>
            <w:rStyle w:val="Hyperlink"/>
          </w:rPr>
          <w:t>https://download-video.akamaized.net/v3-1/playback/c463fc28-0a32-4c67-9b21-5dbbb439b686/31482114-7541bed9?__token__=st=1724769601~exp=1724784001~acl=%2Fv3-1%2Fplayback%2Fc463fc28-0a32-4c67-9b21-5dbbb439b686%2F31482114-7541bed9%2A~hmac=47719c69c96075c07a485518eb88a7a93acb262aac6c0efc427fb66a1e553727&amp;r=dXMtZWFzdDE%3D</w:t>
        </w:r>
      </w:hyperlink>
    </w:p>
    <w:p w:rsidR="647E2558" w:rsidP="626373D2" w:rsidRDefault="647E2558" w14:paraId="531F2484" w14:textId="4E6164FC">
      <w:pPr>
        <w:numPr>
          <w:ilvl w:val="3"/>
          <w:numId w:val="1"/>
        </w:numPr>
      </w:pPr>
      <w:r>
        <w:t xml:space="preserve">Patient Impact Video: </w:t>
      </w:r>
      <w:hyperlink r:id="rId22">
        <w:r w:rsidRPr="626373D2">
          <w:rPr>
            <w:rStyle w:val="Hyperlink"/>
          </w:rPr>
          <w:t>https://download-video.akamaized.net/v3-1/playback/c0af7a0e-3983-44fa-bd94-f02329962c3f/be9d2892-5c9e4e88?__token__=st=1724769648~exp=1724784048~acl=%2Fv3-1%2Fplayback%2Fc0af7a0e-3983-44fa-bd94-f02329962c3f%2Fbe9d2892-5c9e4e88%2A~hmac=343705118b92d4c5f43bbf861185f73c7e43299b097d85b24d6e04494c4945fe&amp;r=dXMtZWFzdDE%3D</w:t>
        </w:r>
      </w:hyperlink>
    </w:p>
    <w:p w:rsidR="647E2558" w:rsidP="626373D2" w:rsidRDefault="647E2558" w14:paraId="0DADBD20" w14:textId="0577D09E">
      <w:pPr>
        <w:numPr>
          <w:ilvl w:val="3"/>
          <w:numId w:val="1"/>
        </w:numPr>
      </w:pPr>
      <w:r>
        <w:t xml:space="preserve">Patient Impact Video: </w:t>
      </w:r>
      <w:hyperlink r:id="rId23">
        <w:r w:rsidRPr="626373D2">
          <w:rPr>
            <w:rStyle w:val="Hyperlink"/>
          </w:rPr>
          <w:t>https://vod-progressive.akamaized.net/exp=1724784084~acl=%2Fvimeo-transcode-storage-prod-us-east1-h264-1080p%2F01%2F4084%2F25%2F645421155%2F2960216738.mp4~hmac=d75b86d84041f4768d973b056e112ef7ce9b80dee7a85115411b082d2a685a6a/vimeo-transcode-storage-prod-us-east1-h264-1080p/01/4084/25/645421155/2960216738.mp4?filename=file.mp4</w:t>
        </w:r>
      </w:hyperlink>
    </w:p>
    <w:p w:rsidR="00B55324" w:rsidP="00B55324" w:rsidRDefault="00B55324" w14:paraId="7C1DEA53" w14:textId="7B61063E">
      <w:pPr>
        <w:numPr>
          <w:ilvl w:val="2"/>
          <w:numId w:val="1"/>
        </w:numPr>
      </w:pPr>
      <w:r>
        <w:t>Global education / translation</w:t>
      </w:r>
    </w:p>
    <w:p w:rsidR="1D357242" w:rsidP="626373D2" w:rsidRDefault="1D357242" w14:paraId="0BF69C37" w14:textId="79255698">
      <w:pPr>
        <w:numPr>
          <w:ilvl w:val="3"/>
          <w:numId w:val="1"/>
        </w:numPr>
      </w:pPr>
      <w:r>
        <w:t xml:space="preserve">Link to Learning Center that has translations: </w:t>
      </w:r>
      <w:hyperlink r:id="rId24">
        <w:r w:rsidRPr="626373D2">
          <w:rPr>
            <w:rStyle w:val="Hyperlink"/>
          </w:rPr>
          <w:t>https://breastcancer-ce.com/resources/</w:t>
        </w:r>
      </w:hyperlink>
      <w:r>
        <w:t xml:space="preserve"> (AT BOTTOM OF PAG</w:t>
      </w:r>
      <w:r w:rsidR="0EEFE4A8">
        <w:t>E)</w:t>
      </w:r>
    </w:p>
    <w:p w:rsidR="00030660" w:rsidP="00030660" w:rsidRDefault="00030660" w14:paraId="608811AB" w14:textId="77777777">
      <w:pPr>
        <w:numPr>
          <w:ilvl w:val="2"/>
          <w:numId w:val="1"/>
        </w:numPr>
      </w:pPr>
      <w:r>
        <w:t>Anything else we want to feature</w:t>
      </w:r>
    </w:p>
    <w:p w:rsidR="0FD9F3AB" w:rsidP="626373D2" w:rsidRDefault="0FD9F3AB" w14:paraId="4F26C7DF" w14:textId="42FE8B48">
      <w:pPr>
        <w:numPr>
          <w:ilvl w:val="3"/>
          <w:numId w:val="1"/>
        </w:numPr>
      </w:pPr>
      <w:r>
        <w:t xml:space="preserve">Patient Learning Portal: </w:t>
      </w:r>
      <w:hyperlink r:id="rId25">
        <w:r w:rsidRPr="626373D2">
          <w:rPr>
            <w:rStyle w:val="Hyperlink"/>
          </w:rPr>
          <w:t>https://mydiabetesinfo.com/</w:t>
        </w:r>
      </w:hyperlink>
    </w:p>
    <w:p w:rsidR="158071AE" w:rsidP="626373D2" w:rsidRDefault="158071AE" w14:paraId="5D8DABCE" w14:textId="749879E6">
      <w:pPr>
        <w:numPr>
          <w:ilvl w:val="3"/>
          <w:numId w:val="1"/>
        </w:numPr>
      </w:pPr>
      <w:r>
        <w:t xml:space="preserve">Cadaver Anatomy Demo: </w:t>
      </w:r>
      <w:hyperlink r:id="rId26">
        <w:r w:rsidRPr="626373D2">
          <w:rPr>
            <w:rStyle w:val="Hyperlink"/>
          </w:rPr>
          <w:t>https://download-video.akamaized.net/v3-1/playback/8e95dc2c-ce23-443c-95df-c9bc8ddc36bd/b6457a51-abd41d11?__token__=st=1724769909~exp=1724784309~acl=%2Fv3-1%2Fplayback%2F8e95dc2c-ce23-443c-95df-c9bc8ddc36bd%2Fb6457a51-abd41d11%2A~hmac=552bb17ed40147681b67801e94809c58e1463a544a80496d488161512de474df&amp;r=dXMtZWFzdDE%3D</w:t>
        </w:r>
      </w:hyperlink>
    </w:p>
    <w:p w:rsidR="620CD274" w:rsidP="626373D2" w:rsidRDefault="620CD274" w14:paraId="6D6D9860" w14:textId="58DE6F61">
      <w:pPr>
        <w:numPr>
          <w:ilvl w:val="3"/>
          <w:numId w:val="1"/>
        </w:numPr>
      </w:pPr>
      <w:r>
        <w:t xml:space="preserve">IMPACT Highlight Reel: </w:t>
      </w:r>
      <w:hyperlink r:id="rId27">
        <w:r w:rsidRPr="626373D2">
          <w:rPr>
            <w:rStyle w:val="Hyperlink"/>
          </w:rPr>
          <w:t>https://download-video.akamaized.net/v3-1/playback/2d94196d-25a1-46cd-b630-c87972a51938/fe600339-d71b4d88?__token__=st=1724769962~exp=1724784362~acl=%2Fv3-1%2Fplayback%2F2d94196d-25a1-46cd-b630-c87972a51938%2Ffe600339-d71b4d88%2A~hmac=f3e97e1798b79ada0ea6991e77f6a3b165adb03ed1b43749d877d53ba4be872f&amp;r=dXMtY2VudHJhbDE%3D</w:t>
        </w:r>
      </w:hyperlink>
      <w:r w:rsidR="288F087C">
        <w:t xml:space="preserve"> </w:t>
      </w:r>
    </w:p>
    <w:p w:rsidRPr="007E02E6" w:rsidR="00030660" w:rsidDel="00BA07E3" w:rsidP="00030660" w:rsidRDefault="00030660" w14:paraId="5F1AA90E" w14:textId="5B85CAAE">
      <w:pPr>
        <w:numPr>
          <w:ilvl w:val="1"/>
          <w:numId w:val="1"/>
        </w:numPr>
        <w:rPr>
          <w:del w:author="Reshma Carter" w:date="2024-09-06T15:38:00Z" w16du:dateUtc="2024-09-06T19:38:00Z" w:id="0"/>
          <w:highlight w:val="green"/>
        </w:rPr>
      </w:pPr>
      <w:del w:author="Reshma Carter" w:date="2024-09-06T15:38:00Z" w16du:dateUtc="2024-09-06T19:38:00Z" w:id="1">
        <w:r w:rsidRPr="626373D2" w:rsidDel="00BA07E3">
          <w:rPr>
            <w:highlight w:val="green"/>
          </w:rPr>
          <w:delText>Testimonials or success stories</w:delText>
        </w:r>
      </w:del>
    </w:p>
    <w:p w:rsidRPr="007E02E6" w:rsidR="00030660" w:rsidP="00030660" w:rsidRDefault="00030660" w14:paraId="1CD4796C" w14:textId="77777777">
      <w:pPr>
        <w:numPr>
          <w:ilvl w:val="0"/>
          <w:numId w:val="1"/>
        </w:numPr>
      </w:pPr>
      <w:r w:rsidRPr="007E02E6">
        <w:rPr>
          <w:b/>
          <w:bCs/>
        </w:rPr>
        <w:t>Navigation Links:</w:t>
      </w:r>
    </w:p>
    <w:p w:rsidR="00030660" w:rsidP="00030660" w:rsidRDefault="00030660" w14:paraId="1E42D6F7" w14:textId="77777777">
      <w:pPr>
        <w:numPr>
          <w:ilvl w:val="1"/>
          <w:numId w:val="1"/>
        </w:numPr>
      </w:pPr>
      <w:r w:rsidRPr="007E02E6">
        <w:t>Quick access to main sections</w:t>
      </w:r>
    </w:p>
    <w:p w:rsidRPr="001D0EF0" w:rsidR="00030660" w:rsidP="00030660" w:rsidRDefault="00030660" w14:paraId="053D7416" w14:textId="77777777">
      <w:pPr>
        <w:numPr>
          <w:ilvl w:val="0"/>
          <w:numId w:val="1"/>
        </w:numPr>
        <w:rPr>
          <w:highlight w:val="yellow"/>
        </w:rPr>
      </w:pPr>
      <w:r w:rsidRPr="001D0EF0">
        <w:rPr>
          <w:highlight w:val="yellow"/>
        </w:rPr>
        <w:t>(Header and Footer Needed?)</w:t>
      </w:r>
    </w:p>
    <w:p w:rsidR="428D539A" w:rsidP="4F3B31E5" w:rsidRDefault="428D539A" w14:paraId="53A76086" w14:textId="30B2718A">
      <w:pPr>
        <w:rPr>
          <w:highlight w:val="yellow"/>
        </w:rPr>
      </w:pPr>
      <w:r>
        <w:rPr>
          <w:noProof/>
        </w:rPr>
        <w:drawing>
          <wp:inline distT="0" distB="0" distL="0" distR="0" wp14:anchorId="48430709" wp14:editId="1A1089CC">
            <wp:extent cx="4448175" cy="983731"/>
            <wp:effectExtent l="0" t="0" r="0" b="0"/>
            <wp:docPr id="882588240" name="Picture 882588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448175" cy="983731"/>
                    </a:xfrm>
                    <a:prstGeom prst="rect">
                      <a:avLst/>
                    </a:prstGeom>
                  </pic:spPr>
                </pic:pic>
              </a:graphicData>
            </a:graphic>
          </wp:inline>
        </w:drawing>
      </w:r>
    </w:p>
    <w:p w:rsidR="428D539A" w:rsidP="47D489F0" w:rsidRDefault="428D539A" w14:paraId="075C3C28" w14:textId="19F68D79">
      <w:pPr>
        <w:rPr>
          <w:highlight w:val="yellow"/>
        </w:rPr>
      </w:pPr>
      <w:r w:rsidRPr="4F3B31E5">
        <w:rPr>
          <w:highlight w:val="yellow"/>
        </w:rPr>
        <w:t xml:space="preserve">Footer </w:t>
      </w:r>
      <w:r w:rsidRPr="4F3B31E5" w:rsidR="66BB729A">
        <w:rPr>
          <w:highlight w:val="yellow"/>
        </w:rPr>
        <w:t>example</w:t>
      </w:r>
      <w:r w:rsidRPr="4F3B31E5">
        <w:rPr>
          <w:highlight w:val="yellow"/>
        </w:rPr>
        <w:t xml:space="preserve"> – Add </w:t>
      </w:r>
      <w:r w:rsidRPr="4F3B31E5" w:rsidR="793E326A">
        <w:rPr>
          <w:highlight w:val="yellow"/>
        </w:rPr>
        <w:t>”</w:t>
      </w:r>
      <w:r w:rsidRPr="4F3B31E5">
        <w:rPr>
          <w:highlight w:val="yellow"/>
        </w:rPr>
        <w:t xml:space="preserve">Follow us” above social media links </w:t>
      </w:r>
    </w:p>
    <w:p w:rsidRPr="007E02E6" w:rsidR="00030660" w:rsidP="00030660" w:rsidRDefault="00030660" w14:paraId="219B25DE" w14:textId="77777777">
      <w:pPr>
        <w:rPr>
          <w:b/>
          <w:bCs/>
        </w:rPr>
      </w:pPr>
      <w:r w:rsidRPr="007E02E6">
        <w:rPr>
          <w:b/>
          <w:bCs/>
        </w:rPr>
        <w:t>About Us</w:t>
      </w:r>
    </w:p>
    <w:p w:rsidRPr="007E02E6" w:rsidR="00030660" w:rsidP="00030660" w:rsidRDefault="00030660" w14:paraId="58088020" w14:textId="77777777">
      <w:pPr>
        <w:numPr>
          <w:ilvl w:val="0"/>
          <w:numId w:val="2"/>
        </w:numPr>
      </w:pPr>
      <w:r w:rsidRPr="007E02E6">
        <w:rPr>
          <w:b/>
          <w:bCs/>
        </w:rPr>
        <w:t>Company Overview:</w:t>
      </w:r>
    </w:p>
    <w:p w:rsidRPr="007E02E6" w:rsidR="00030660" w:rsidP="00030660" w:rsidRDefault="00030660" w14:paraId="59283A98" w14:textId="2A1CE3A1">
      <w:pPr>
        <w:numPr>
          <w:ilvl w:val="1"/>
          <w:numId w:val="2"/>
        </w:numPr>
      </w:pPr>
      <w:r w:rsidRPr="007E02E6">
        <w:t>Mission and vision</w:t>
      </w:r>
    </w:p>
    <w:p w:rsidR="5249CAA2" w:rsidP="626373D2" w:rsidRDefault="2CBAA438" w14:paraId="3CB5D584" w14:textId="72972A60">
      <w:pPr>
        <w:numPr>
          <w:ilvl w:val="2"/>
          <w:numId w:val="2"/>
        </w:numPr>
        <w:rPr>
          <w:rFonts w:eastAsiaTheme="minorEastAsia"/>
        </w:rPr>
      </w:pPr>
      <w:r w:rsidRPr="626373D2">
        <w:rPr>
          <w:rFonts w:eastAsiaTheme="minorEastAsia"/>
        </w:rPr>
        <w:t xml:space="preserve">What we are all about... </w:t>
      </w:r>
      <w:r w:rsidRPr="626373D2">
        <w:rPr>
          <w:rFonts w:eastAsiaTheme="minorEastAsia"/>
          <w:color w:val="141628"/>
        </w:rPr>
        <w:t>Our mission is to accelerate learning throughout the continuum of care by providing health care professionals and patients, around the world, with education that empowers change.</w:t>
      </w:r>
    </w:p>
    <w:p w:rsidR="5249CAA2" w:rsidP="626373D2" w:rsidRDefault="2CBAA438" w14:paraId="2AE499DC" w14:textId="7E262B8B">
      <w:pPr>
        <w:numPr>
          <w:ilvl w:val="2"/>
          <w:numId w:val="2"/>
        </w:numPr>
        <w:rPr>
          <w:rFonts w:eastAsiaTheme="minorEastAsia"/>
        </w:rPr>
      </w:pPr>
      <w:r w:rsidRPr="626373D2">
        <w:rPr>
          <w:rFonts w:eastAsiaTheme="minorEastAsia"/>
        </w:rPr>
        <w:t>How we accelerate learning...</w:t>
      </w:r>
      <w:r w:rsidRPr="626373D2">
        <w:rPr>
          <w:rFonts w:eastAsiaTheme="minorEastAsia"/>
          <w:color w:val="141628"/>
        </w:rPr>
        <w:t xml:space="preserve"> Our educational interventions speed the translation of the latest clinical data into everyday practice through strategic instructional design methods and incorporation of adult learning principles.</w:t>
      </w:r>
    </w:p>
    <w:p w:rsidR="5249CAA2" w:rsidP="47D489F0" w:rsidRDefault="5249CAA2" w14:paraId="3EC5CB0B" w14:textId="54BFEB76">
      <w:pPr>
        <w:pStyle w:val="ListParagraph"/>
        <w:numPr>
          <w:ilvl w:val="2"/>
          <w:numId w:val="2"/>
        </w:numPr>
        <w:rPr>
          <w:rFonts w:eastAsiaTheme="minorEastAsia"/>
        </w:rPr>
      </w:pPr>
      <w:r w:rsidRPr="47D489F0">
        <w:rPr>
          <w:rFonts w:eastAsiaTheme="minorEastAsia"/>
        </w:rPr>
        <w:t>How we provide value...</w:t>
      </w:r>
      <w:r w:rsidRPr="47D489F0">
        <w:rPr>
          <w:rFonts w:eastAsiaTheme="minorEastAsia"/>
          <w:color w:val="141628"/>
        </w:rPr>
        <w:t xml:space="preserve"> We provide value by developing cost-effective, outcomes-driven education dedicated to improving learners’ knowledge, skills, attitudes, and behaviors—ultimately leading to better patient care.</w:t>
      </w:r>
    </w:p>
    <w:p w:rsidR="67577BD2" w:rsidP="47D489F0" w:rsidRDefault="67577BD2" w14:paraId="4A26B990" w14:textId="74421502">
      <w:pPr>
        <w:pStyle w:val="ListParagraph"/>
        <w:ind w:left="2160"/>
      </w:pPr>
      <w:r>
        <w:rPr>
          <w:noProof/>
        </w:rPr>
        <w:drawing>
          <wp:inline distT="0" distB="0" distL="0" distR="0" wp14:anchorId="5BB44A9C" wp14:editId="17BBC8BC">
            <wp:extent cx="1760166" cy="704954"/>
            <wp:effectExtent l="0" t="0" r="0" b="0"/>
            <wp:docPr id="1596145529" name="Picture 1596145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760166" cy="704954"/>
                    </a:xfrm>
                    <a:prstGeom prst="rect">
                      <a:avLst/>
                    </a:prstGeom>
                  </pic:spPr>
                </pic:pic>
              </a:graphicData>
            </a:graphic>
          </wp:inline>
        </w:drawing>
      </w:r>
      <w:r w:rsidR="1158A966">
        <w:t xml:space="preserve"> C</w:t>
      </w:r>
      <w:r>
        <w:t>an we use the bra</w:t>
      </w:r>
      <w:r w:rsidR="3074B240">
        <w:t>n</w:t>
      </w:r>
      <w:r>
        <w:t xml:space="preserve">ding in this section? </w:t>
      </w:r>
    </w:p>
    <w:p w:rsidRPr="007E02E6" w:rsidR="00030660" w:rsidDel="00EC6144" w:rsidP="00030660" w:rsidRDefault="00030660" w14:paraId="775CB36E" w14:textId="550A221C">
      <w:pPr>
        <w:numPr>
          <w:ilvl w:val="1"/>
          <w:numId w:val="2"/>
        </w:numPr>
        <w:rPr>
          <w:del w:author="Reshma Carter" w:date="2024-09-06T15:39:00Z" w16du:dateUtc="2024-09-06T19:39:00Z" w:id="2"/>
          <w:highlight w:val="green"/>
        </w:rPr>
      </w:pPr>
      <w:del w:author="Reshma Carter" w:date="2024-09-06T15:39:00Z" w16du:dateUtc="2024-09-06T19:39:00Z" w:id="3">
        <w:r w:rsidRPr="626373D2" w:rsidDel="00EC6144">
          <w:rPr>
            <w:highlight w:val="green"/>
          </w:rPr>
          <w:delText>History and values</w:delText>
        </w:r>
      </w:del>
    </w:p>
    <w:p w:rsidR="47D489F0" w:rsidDel="00EC6144" w:rsidP="4F3B31E5" w:rsidRDefault="23EF57D4" w14:paraId="1B8696DB" w14:textId="1771A6A6">
      <w:pPr>
        <w:numPr>
          <w:ilvl w:val="2"/>
          <w:numId w:val="2"/>
        </w:numPr>
        <w:rPr>
          <w:del w:author="Reshma Carter" w:date="2024-09-06T15:39:00Z" w16du:dateUtc="2024-09-06T19:39:00Z" w:id="4"/>
        </w:rPr>
      </w:pPr>
      <w:del w:author="Reshma Carter" w:date="2024-09-06T15:39:00Z" w16du:dateUtc="2024-09-06T19:39:00Z" w:id="5">
        <w:r w:rsidDel="00EC6144">
          <w:delText>??</w:delText>
        </w:r>
        <w:r w:rsidDel="00EC6144" w:rsidR="21C0E2A2">
          <w:delText xml:space="preserve"> </w:delText>
        </w:r>
      </w:del>
    </w:p>
    <w:p w:rsidRPr="007E02E6" w:rsidR="00030660" w:rsidP="00030660" w:rsidRDefault="00030660" w14:paraId="3A5C777A" w14:textId="77777777">
      <w:pPr>
        <w:numPr>
          <w:ilvl w:val="0"/>
          <w:numId w:val="2"/>
        </w:numPr>
      </w:pPr>
      <w:r w:rsidRPr="007E02E6">
        <w:rPr>
          <w:b/>
          <w:bCs/>
        </w:rPr>
        <w:t>Team:</w:t>
      </w:r>
    </w:p>
    <w:p w:rsidR="002A14E0" w:rsidP="002A14E0" w:rsidRDefault="4AFA62E4" w14:paraId="40470F50" w14:textId="449D7342">
      <w:pPr>
        <w:rPr>
          <w:b/>
          <w:bCs/>
        </w:rPr>
      </w:pPr>
      <w:r w:rsidRPr="47D489F0">
        <w:rPr>
          <w:b/>
          <w:bCs/>
        </w:rPr>
        <w:t xml:space="preserve">Meet </w:t>
      </w:r>
      <w:r w:rsidRPr="47D489F0" w:rsidR="3AA97251">
        <w:rPr>
          <w:b/>
          <w:bCs/>
        </w:rPr>
        <w:t>Team</w:t>
      </w:r>
      <w:r w:rsidRPr="47D489F0" w:rsidR="6C36E6F0">
        <w:rPr>
          <w:b/>
          <w:bCs/>
        </w:rPr>
        <w:t xml:space="preserve"> Catalyst </w:t>
      </w:r>
    </w:p>
    <w:p w:rsidR="002A14E0" w:rsidP="002A14E0" w:rsidRDefault="002A14E0" w14:paraId="62BAB30E" w14:textId="77777777">
      <w:pPr>
        <w:pStyle w:val="ListParagraph"/>
        <w:numPr>
          <w:ilvl w:val="0"/>
          <w:numId w:val="24"/>
        </w:numPr>
      </w:pPr>
      <w:r>
        <w:t>Catalyst’s core team members boast a collective 100+ years of independent medical education experience!!</w:t>
      </w:r>
    </w:p>
    <w:p w:rsidR="002A14E0" w:rsidP="002A14E0" w:rsidRDefault="002A14E0" w14:paraId="3F3C1298" w14:textId="120BB666">
      <w:pPr>
        <w:pStyle w:val="ListParagraph"/>
        <w:numPr>
          <w:ilvl w:val="0"/>
          <w:numId w:val="24"/>
        </w:numPr>
      </w:pPr>
      <w:r>
        <w:t>Louis Settembrino, CHCP</w:t>
      </w:r>
      <w:r w:rsidR="00BE6060">
        <w:t>,</w:t>
      </w:r>
      <w:r>
        <w:t xml:space="preserve"> Founder and CEO</w:t>
      </w:r>
    </w:p>
    <w:p w:rsidR="002A14E0" w:rsidP="00BE6060" w:rsidRDefault="002A14E0" w14:paraId="7EA2279C" w14:textId="0B247EF9">
      <w:pPr>
        <w:pStyle w:val="ListParagraph"/>
        <w:numPr>
          <w:ilvl w:val="1"/>
          <w:numId w:val="24"/>
        </w:numPr>
      </w:pPr>
      <w:r>
        <w:t>18 years’ experience in Independent Medical Education (IME) across 30+ disease areas</w:t>
      </w:r>
    </w:p>
    <w:p w:rsidR="002A14E0" w:rsidP="00BE6060" w:rsidRDefault="002A14E0" w14:paraId="2DD68189" w14:textId="19E1EBEC">
      <w:pPr>
        <w:pStyle w:val="ListParagraph"/>
        <w:numPr>
          <w:ilvl w:val="1"/>
          <w:numId w:val="24"/>
        </w:numPr>
      </w:pPr>
      <w:r>
        <w:t>Expertise in strategy, instructional design, and outcomes assessment</w:t>
      </w:r>
    </w:p>
    <w:p w:rsidR="002A14E0" w:rsidP="00BE6060" w:rsidRDefault="002A14E0" w14:paraId="193433F9" w14:textId="3A3B8ECC">
      <w:pPr>
        <w:pStyle w:val="ListParagraph"/>
        <w:numPr>
          <w:ilvl w:val="1"/>
          <w:numId w:val="24"/>
        </w:numPr>
      </w:pPr>
      <w:r>
        <w:t>Long term relationships with educational partners, institutions, and faculty experts</w:t>
      </w:r>
    </w:p>
    <w:p w:rsidR="002A14E0" w:rsidP="008D1655" w:rsidRDefault="002A14E0" w14:paraId="496824E2" w14:textId="4974D9DB">
      <w:pPr>
        <w:pStyle w:val="ListParagraph"/>
        <w:numPr>
          <w:ilvl w:val="0"/>
          <w:numId w:val="24"/>
        </w:numPr>
      </w:pPr>
      <w:r>
        <w:t>Reshma Desai Carter, PharmD</w:t>
      </w:r>
      <w:r w:rsidR="00262B47">
        <w:t xml:space="preserve">, </w:t>
      </w:r>
      <w:r>
        <w:t>COO</w:t>
      </w:r>
    </w:p>
    <w:p w:rsidR="002A14E0" w:rsidP="008D1655" w:rsidRDefault="002A14E0" w14:paraId="3B5BD7DB" w14:textId="22D67310">
      <w:pPr>
        <w:pStyle w:val="ListParagraph"/>
        <w:numPr>
          <w:ilvl w:val="1"/>
          <w:numId w:val="24"/>
        </w:numPr>
      </w:pPr>
      <w:r>
        <w:t>22 years’ experience in IME across 50+ disease areas</w:t>
      </w:r>
    </w:p>
    <w:p w:rsidR="002A14E0" w:rsidP="008D1655" w:rsidRDefault="002A14E0" w14:paraId="4D74D0AA" w14:textId="1808F1C0">
      <w:pPr>
        <w:pStyle w:val="ListParagraph"/>
        <w:numPr>
          <w:ilvl w:val="1"/>
          <w:numId w:val="24"/>
        </w:numPr>
      </w:pPr>
      <w:r>
        <w:t>Expertise in outcomes measurement methodology, assessment tools, analysis, reporting, and publications</w:t>
      </w:r>
    </w:p>
    <w:p w:rsidR="002A14E0" w:rsidP="008D1655" w:rsidRDefault="002A14E0" w14:paraId="1575D703" w14:textId="2A2F0A6C">
      <w:pPr>
        <w:pStyle w:val="ListParagraph"/>
        <w:numPr>
          <w:ilvl w:val="1"/>
          <w:numId w:val="24"/>
        </w:numPr>
      </w:pPr>
      <w:r>
        <w:t>Experience across all aspects of IME including instructional design, clinical development, accreditation standards, and outcomes</w:t>
      </w:r>
    </w:p>
    <w:p w:rsidR="002A14E0" w:rsidP="008D1655" w:rsidRDefault="002A14E0" w14:paraId="265DB760" w14:textId="41F39F1F">
      <w:pPr>
        <w:pStyle w:val="ListParagraph"/>
        <w:numPr>
          <w:ilvl w:val="0"/>
          <w:numId w:val="24"/>
        </w:numPr>
      </w:pPr>
      <w:r>
        <w:t>Jessica F Marshall, PhD</w:t>
      </w:r>
      <w:r w:rsidR="00262B47">
        <w:t xml:space="preserve">, </w:t>
      </w:r>
      <w:r>
        <w:t>Vice President, Medical Strategy</w:t>
      </w:r>
    </w:p>
    <w:p w:rsidR="002A14E0" w:rsidP="008D1655" w:rsidRDefault="002A14E0" w14:paraId="74509385" w14:textId="3A2C42DA">
      <w:pPr>
        <w:pStyle w:val="ListParagraph"/>
        <w:numPr>
          <w:ilvl w:val="1"/>
          <w:numId w:val="24"/>
        </w:numPr>
      </w:pPr>
      <w:r>
        <w:t>11 years’ experience in IME across 50+ disease areas</w:t>
      </w:r>
    </w:p>
    <w:p w:rsidR="002A14E0" w:rsidP="008D1655" w:rsidRDefault="002A14E0" w14:paraId="5238579E" w14:textId="4F0D6FD3">
      <w:pPr>
        <w:pStyle w:val="ListParagraph"/>
        <w:numPr>
          <w:ilvl w:val="1"/>
          <w:numId w:val="24"/>
        </w:numPr>
      </w:pPr>
      <w:r>
        <w:t>Strong background in clinical research including literature review, gap analysis, content development</w:t>
      </w:r>
    </w:p>
    <w:p w:rsidR="002A14E0" w:rsidP="008D1655" w:rsidRDefault="002A14E0" w14:paraId="56861D71" w14:textId="77777777">
      <w:pPr>
        <w:pStyle w:val="ListParagraph"/>
        <w:numPr>
          <w:ilvl w:val="1"/>
          <w:numId w:val="24"/>
        </w:numPr>
      </w:pPr>
      <w:r>
        <w:t>History of managing 200+ needs assessments a year</w:t>
      </w:r>
    </w:p>
    <w:p w:rsidR="002A14E0" w:rsidP="008D1655" w:rsidRDefault="002A14E0" w14:paraId="12BE81E4" w14:textId="4AFF199D">
      <w:pPr>
        <w:pStyle w:val="ListParagraph"/>
        <w:numPr>
          <w:ilvl w:val="0"/>
          <w:numId w:val="24"/>
        </w:numPr>
      </w:pPr>
      <w:r>
        <w:t>Cathy Zehr</w:t>
      </w:r>
      <w:r w:rsidR="008D1655">
        <w:t xml:space="preserve">, </w:t>
      </w:r>
      <w:r>
        <w:t>Director, Project Management</w:t>
      </w:r>
    </w:p>
    <w:p w:rsidR="002A14E0" w:rsidP="008D1655" w:rsidRDefault="002A14E0" w14:paraId="3189D5D4" w14:textId="3AFC41C0">
      <w:pPr>
        <w:pStyle w:val="ListParagraph"/>
        <w:numPr>
          <w:ilvl w:val="1"/>
          <w:numId w:val="24"/>
        </w:numPr>
      </w:pPr>
      <w:r>
        <w:t>30 years’ experience in IME</w:t>
      </w:r>
    </w:p>
    <w:p w:rsidR="002A14E0" w:rsidP="008D1655" w:rsidRDefault="002A14E0" w14:paraId="0FDD033B" w14:textId="7A7339E3">
      <w:pPr>
        <w:pStyle w:val="ListParagraph"/>
        <w:numPr>
          <w:ilvl w:val="1"/>
          <w:numId w:val="24"/>
        </w:numPr>
      </w:pPr>
      <w:r>
        <w:t>Strong background in program management, meeting planning, marketing, faculty communication, and graphic design</w:t>
      </w:r>
    </w:p>
    <w:p w:rsidR="002A14E0" w:rsidP="008D1655" w:rsidRDefault="002A14E0" w14:paraId="2CD1A06A" w14:textId="77777777">
      <w:pPr>
        <w:pStyle w:val="ListParagraph"/>
        <w:numPr>
          <w:ilvl w:val="1"/>
          <w:numId w:val="24"/>
        </w:numPr>
      </w:pPr>
      <w:r>
        <w:t>History of managing 50+ activities a year</w:t>
      </w:r>
    </w:p>
    <w:p w:rsidR="002A14E0" w:rsidP="008D1655" w:rsidRDefault="002A14E0" w14:paraId="19D82919" w14:textId="722EF35F">
      <w:pPr>
        <w:pStyle w:val="ListParagraph"/>
        <w:numPr>
          <w:ilvl w:val="0"/>
          <w:numId w:val="24"/>
        </w:numPr>
      </w:pPr>
      <w:r>
        <w:t>Juliette Reinsel, PharmD</w:t>
      </w:r>
      <w:r w:rsidR="008D1655">
        <w:t xml:space="preserve">, </w:t>
      </w:r>
      <w:r>
        <w:t>Manager, Educational Grants</w:t>
      </w:r>
    </w:p>
    <w:p w:rsidR="002A14E0" w:rsidP="008D1655" w:rsidRDefault="002A14E0" w14:paraId="14AD750C" w14:textId="0E3B76FB">
      <w:pPr>
        <w:pStyle w:val="ListParagraph"/>
        <w:numPr>
          <w:ilvl w:val="1"/>
          <w:numId w:val="24"/>
        </w:numPr>
      </w:pPr>
      <w:r>
        <w:t>5+ years clinical experience in coordinating therapeutic care within 1000+ bed academic teaching hospital, corresponding with providers, nurses, and social workers</w:t>
      </w:r>
    </w:p>
    <w:p w:rsidR="002A14E0" w:rsidP="008D1655" w:rsidRDefault="002A14E0" w14:paraId="5D6FF7BB" w14:textId="1A502B37">
      <w:pPr>
        <w:pStyle w:val="ListParagraph"/>
        <w:numPr>
          <w:ilvl w:val="1"/>
          <w:numId w:val="24"/>
        </w:numPr>
      </w:pPr>
      <w:r>
        <w:t>Expertise in conducting root cause analysis to determine underlying gaps in care and knowledge ex. "fix-it pharmacist"</w:t>
      </w:r>
    </w:p>
    <w:p w:rsidR="002A14E0" w:rsidP="008D1655" w:rsidRDefault="002A14E0" w14:paraId="2B7FA321" w14:textId="1096A105">
      <w:pPr>
        <w:pStyle w:val="ListParagraph"/>
        <w:numPr>
          <w:ilvl w:val="1"/>
          <w:numId w:val="24"/>
        </w:numPr>
      </w:pPr>
      <w:r>
        <w:t>Clinical perspective of therapeutic landscapes and ability to identify educational gaps</w:t>
      </w:r>
    </w:p>
    <w:p w:rsidR="002A14E0" w:rsidP="008D1655" w:rsidRDefault="002A14E0" w14:paraId="20A81506" w14:textId="6B7489C4">
      <w:pPr>
        <w:pStyle w:val="ListParagraph"/>
        <w:numPr>
          <w:ilvl w:val="0"/>
          <w:numId w:val="24"/>
        </w:numPr>
      </w:pPr>
      <w:r>
        <w:t>Alexandra Marsillo, PhD</w:t>
      </w:r>
      <w:r w:rsidR="008D1655">
        <w:t xml:space="preserve">, </w:t>
      </w:r>
      <w:r>
        <w:t>Director, Medical and Scientific Services</w:t>
      </w:r>
    </w:p>
    <w:p w:rsidR="002A14E0" w:rsidP="008D1655" w:rsidRDefault="002A14E0" w14:paraId="6B3B4A17" w14:textId="70D625C0">
      <w:pPr>
        <w:pStyle w:val="ListParagraph"/>
        <w:numPr>
          <w:ilvl w:val="1"/>
          <w:numId w:val="24"/>
        </w:numPr>
      </w:pPr>
      <w:r>
        <w:t>6 years of diverse experience in IME, with a specialized focus on oncology</w:t>
      </w:r>
    </w:p>
    <w:p w:rsidR="002A14E0" w:rsidP="008D1655" w:rsidRDefault="002A14E0" w14:paraId="5C96360F" w14:textId="62733933">
      <w:pPr>
        <w:pStyle w:val="ListParagraph"/>
        <w:numPr>
          <w:ilvl w:val="1"/>
          <w:numId w:val="24"/>
        </w:numPr>
      </w:pPr>
      <w:r>
        <w:t>Demonstrated success in directing grant and education material development to achieve impactful outcomes, aligning stakeholder objectives with learners' educational needs</w:t>
      </w:r>
    </w:p>
    <w:p w:rsidR="008D1655" w:rsidP="002A14E0" w:rsidRDefault="002A14E0" w14:paraId="303CE8A4" w14:textId="77777777">
      <w:pPr>
        <w:pStyle w:val="ListParagraph"/>
        <w:numPr>
          <w:ilvl w:val="1"/>
          <w:numId w:val="24"/>
        </w:numPr>
      </w:pPr>
      <w:r>
        <w:t>Background in clinical research and higher education, emphasizing scientific understanding and effective communication</w:t>
      </w:r>
    </w:p>
    <w:p w:rsidR="33E59657" w:rsidP="626373D2" w:rsidRDefault="207C03D7" w14:paraId="3AFD43B9" w14:textId="2644BC14">
      <w:pPr>
        <w:pStyle w:val="ListParagraph"/>
        <w:numPr>
          <w:ilvl w:val="0"/>
          <w:numId w:val="24"/>
        </w:numPr>
      </w:pPr>
      <w:r>
        <w:t xml:space="preserve">Megan </w:t>
      </w:r>
      <w:r w:rsidR="635D0AB1">
        <w:t xml:space="preserve">Clewell, Manager, Projects and Marketing </w:t>
      </w:r>
    </w:p>
    <w:p w:rsidR="33E59657" w:rsidP="626373D2" w:rsidRDefault="635D0AB1" w14:paraId="0E96FA2B" w14:textId="66717A73">
      <w:pPr>
        <w:pStyle w:val="ListParagraph"/>
        <w:numPr>
          <w:ilvl w:val="1"/>
          <w:numId w:val="24"/>
        </w:numPr>
      </w:pPr>
      <w:r>
        <w:t>12 yea</w:t>
      </w:r>
      <w:r w:rsidR="23620D68">
        <w:t>rs</w:t>
      </w:r>
      <w:r>
        <w:t xml:space="preserve"> of graphic design experience </w:t>
      </w:r>
    </w:p>
    <w:p w:rsidR="33E59657" w:rsidP="626373D2" w:rsidRDefault="1FCDB1E9" w14:paraId="06627599" w14:textId="4A1D9129">
      <w:pPr>
        <w:pStyle w:val="ListParagraph"/>
        <w:numPr>
          <w:ilvl w:val="1"/>
          <w:numId w:val="24"/>
        </w:numPr>
      </w:pPr>
      <w:r>
        <w:t>Strong background in</w:t>
      </w:r>
      <w:r w:rsidR="635D0AB1">
        <w:t xml:space="preserve"> social media</w:t>
      </w:r>
      <w:r w:rsidR="0A0D755A">
        <w:t>,</w:t>
      </w:r>
      <w:r w:rsidR="11566EE4">
        <w:t xml:space="preserve"> </w:t>
      </w:r>
      <w:r w:rsidR="0A0D755A">
        <w:t xml:space="preserve">marketing, and </w:t>
      </w:r>
      <w:r w:rsidR="0E4EC18A">
        <w:t xml:space="preserve">project management </w:t>
      </w:r>
    </w:p>
    <w:p w:rsidR="1EFBC3FE" w:rsidP="626373D2" w:rsidRDefault="38D7CB6D" w14:paraId="7D304667" w14:textId="4B5E0B9A">
      <w:pPr>
        <w:pStyle w:val="ListParagraph"/>
        <w:numPr>
          <w:ilvl w:val="1"/>
          <w:numId w:val="24"/>
        </w:numPr>
      </w:pPr>
      <w:r>
        <w:t xml:space="preserve">7 years of life science </w:t>
      </w:r>
      <w:r w:rsidR="5CD958DA">
        <w:t xml:space="preserve">experience </w:t>
      </w:r>
    </w:p>
    <w:p w:rsidRPr="008D1655" w:rsidR="00384F3B" w:rsidP="008D1655" w:rsidRDefault="00384F3B" w14:paraId="60B5BA0E" w14:textId="0E838A0C">
      <w:pPr>
        <w:pStyle w:val="ListParagraph"/>
        <w:numPr>
          <w:ilvl w:val="0"/>
          <w:numId w:val="24"/>
        </w:numPr>
      </w:pPr>
      <w:r>
        <w:t>Interested in joining our team?</w:t>
      </w:r>
      <w:r w:rsidR="601460FD">
        <w:t xml:space="preserve"> </w:t>
      </w:r>
      <w:commentRangeStart w:id="6"/>
      <w:r w:rsidR="601460FD">
        <w:t xml:space="preserve">- button for email </w:t>
      </w:r>
      <w:r w:rsidRPr="626373D2" w:rsidR="601460FD">
        <w:rPr>
          <w:highlight w:val="green"/>
        </w:rPr>
        <w:t>(what email?)</w:t>
      </w:r>
      <w:r w:rsidR="601460FD">
        <w:t xml:space="preserve"> </w:t>
      </w:r>
      <w:commentRangeEnd w:id="6"/>
      <w:r w:rsidR="00F12CD9">
        <w:rPr>
          <w:rStyle w:val="CommentReference"/>
        </w:rPr>
        <w:commentReference w:id="6"/>
      </w:r>
    </w:p>
    <w:p w:rsidR="002A14E0" w:rsidP="002A14E0" w:rsidRDefault="002A14E0" w14:paraId="6ABE7943" w14:textId="77777777"/>
    <w:p w:rsidR="002A14E0" w:rsidP="002A14E0" w:rsidRDefault="624B36EA" w14:paraId="283EE279" w14:textId="2D328E33">
      <w:r>
        <w:rPr>
          <w:noProof/>
        </w:rPr>
        <w:drawing>
          <wp:inline distT="0" distB="0" distL="0" distR="0" wp14:anchorId="22E9D1F3" wp14:editId="68517329">
            <wp:extent cx="3305294" cy="2124075"/>
            <wp:effectExtent l="0" t="0" r="0" b="0"/>
            <wp:docPr id="588492516" name="Picture 588492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305294" cy="2124075"/>
                    </a:xfrm>
                    <a:prstGeom prst="rect">
                      <a:avLst/>
                    </a:prstGeom>
                  </pic:spPr>
                </pic:pic>
              </a:graphicData>
            </a:graphic>
          </wp:inline>
        </w:drawing>
      </w:r>
      <w:r>
        <w:t xml:space="preserve"> Example of layout </w:t>
      </w:r>
    </w:p>
    <w:p w:rsidR="002A14E0" w:rsidP="002A14E0" w:rsidRDefault="424B87CC" w14:paraId="0F82FB5A" w14:textId="66EAB786">
      <w:r>
        <w:t xml:space="preserve">Team photos found here: </w:t>
      </w:r>
      <w:hyperlink r:id="rId35">
        <w:r w:rsidRPr="65CB0784" w:rsidR="799F9A16">
          <w:rPr>
            <w:rStyle w:val="Hyperlink"/>
            <w:rFonts w:ascii="Aptos" w:hAnsi="Aptos" w:eastAsia="Aptos" w:cs="Aptos"/>
          </w:rPr>
          <w:t>Team Pictures</w:t>
        </w:r>
      </w:hyperlink>
      <w:r w:rsidRPr="65CB0784" w:rsidR="799F9A16">
        <w:rPr>
          <w:rFonts w:ascii="Aptos" w:hAnsi="Aptos" w:eastAsia="Aptos" w:cs="Aptos"/>
        </w:rPr>
        <w:t xml:space="preserve"> </w:t>
      </w:r>
      <w:r w:rsidRPr="65CB0784" w:rsidR="11C59625">
        <w:rPr>
          <w:rFonts w:ascii="Aptos" w:hAnsi="Aptos" w:eastAsia="Aptos" w:cs="Aptos"/>
        </w:rPr>
        <w:t xml:space="preserve">- </w:t>
      </w:r>
      <w:commentRangeStart w:id="7"/>
      <w:r w:rsidRPr="65CB0784" w:rsidR="11C59625">
        <w:rPr>
          <w:rFonts w:ascii="Aptos" w:hAnsi="Aptos" w:eastAsia="Aptos" w:cs="Aptos"/>
          <w:highlight w:val="green"/>
        </w:rPr>
        <w:t>where can we find these?</w:t>
      </w:r>
      <w:r w:rsidRPr="65CB0784" w:rsidR="11C59625">
        <w:rPr>
          <w:rFonts w:ascii="Aptos" w:hAnsi="Aptos" w:eastAsia="Aptos" w:cs="Aptos"/>
        </w:rPr>
        <w:t xml:space="preserve"> </w:t>
      </w:r>
      <w:r w:rsidRPr="65CB0784" w:rsidR="2F7C7080">
        <w:rPr>
          <w:rFonts w:ascii="Aptos" w:hAnsi="Aptos" w:eastAsia="Aptos" w:cs="Aptos"/>
        </w:rPr>
        <w:t xml:space="preserve">- Lou? </w:t>
      </w:r>
      <w:commentRangeEnd w:id="7"/>
      <w:r w:rsidR="00DC15A6">
        <w:rPr>
          <w:rStyle w:val="CommentReference"/>
        </w:rPr>
        <w:commentReference w:id="7"/>
      </w:r>
    </w:p>
    <w:p w:rsidRPr="007E02E6" w:rsidR="00030660" w:rsidP="00030660" w:rsidRDefault="00030660" w14:paraId="3FD825AE" w14:textId="77777777">
      <w:pPr>
        <w:numPr>
          <w:ilvl w:val="0"/>
          <w:numId w:val="2"/>
        </w:numPr>
        <w:rPr>
          <w:b/>
          <w:highlight w:val="lightGray"/>
        </w:rPr>
      </w:pPr>
      <w:r w:rsidRPr="65CB0784">
        <w:rPr>
          <w:b/>
          <w:highlight w:val="lightGray"/>
        </w:rPr>
        <w:t>Accreditations &amp; Partnerships:</w:t>
      </w:r>
    </w:p>
    <w:p w:rsidR="4F4D2040" w:rsidP="65CB0784" w:rsidRDefault="4F4D2040" w14:paraId="22C2E86A" w14:textId="1EACE7E0">
      <w:pPr>
        <w:numPr>
          <w:ilvl w:val="1"/>
          <w:numId w:val="2"/>
        </w:numPr>
        <w:rPr>
          <w:highlight w:val="lightGray"/>
        </w:rPr>
      </w:pPr>
      <w:r w:rsidRPr="65CB0784">
        <w:rPr>
          <w:highlight w:val="lightGray"/>
        </w:rPr>
        <w:t>Accredited Providers (AK, UT, JH, IJHN)</w:t>
      </w:r>
    </w:p>
    <w:p w:rsidRPr="007E02E6" w:rsidR="00030660" w:rsidP="00030660" w:rsidRDefault="00030660" w14:paraId="622A5CB3" w14:textId="77777777">
      <w:pPr>
        <w:numPr>
          <w:ilvl w:val="1"/>
          <w:numId w:val="2"/>
        </w:numPr>
        <w:rPr>
          <w:highlight w:val="lightGray"/>
        </w:rPr>
      </w:pPr>
      <w:r w:rsidRPr="65CB0784">
        <w:rPr>
          <w:highlight w:val="lightGray"/>
        </w:rPr>
        <w:t>List of certifications</w:t>
      </w:r>
    </w:p>
    <w:p w:rsidRPr="007E02E6" w:rsidR="00030660" w:rsidP="00030660" w:rsidRDefault="00030660" w14:paraId="0E332CBA" w14:textId="77777777">
      <w:pPr>
        <w:numPr>
          <w:ilvl w:val="1"/>
          <w:numId w:val="2"/>
        </w:numPr>
        <w:rPr>
          <w:highlight w:val="lightGray"/>
        </w:rPr>
      </w:pPr>
      <w:r w:rsidRPr="65CB0784">
        <w:rPr>
          <w:highlight w:val="lightGray"/>
        </w:rPr>
        <w:t>Partnerships with accrediting institutions, AG partners</w:t>
      </w:r>
    </w:p>
    <w:p w:rsidR="00030660" w:rsidP="00030660" w:rsidRDefault="00030660" w14:paraId="5C478C0C" w14:textId="77777777">
      <w:pPr>
        <w:rPr>
          <w:b/>
          <w:bCs/>
        </w:rPr>
      </w:pPr>
      <w:r>
        <w:rPr>
          <w:b/>
          <w:bCs/>
        </w:rPr>
        <w:t xml:space="preserve">Activities </w:t>
      </w:r>
      <w:r w:rsidRPr="00A512DC">
        <w:rPr>
          <w:b/>
          <w:bCs/>
          <w:highlight w:val="yellow"/>
        </w:rPr>
        <w:t>(when to list these since we do not have our own LMS)</w:t>
      </w:r>
      <w:r>
        <w:rPr>
          <w:b/>
          <w:bCs/>
        </w:rPr>
        <w:t xml:space="preserve">: </w:t>
      </w:r>
    </w:p>
    <w:p w:rsidRPr="007E02E6" w:rsidR="00030660" w:rsidP="00030660" w:rsidRDefault="00030660" w14:paraId="3FD49634" w14:textId="77777777">
      <w:pPr>
        <w:pStyle w:val="ListParagraph"/>
        <w:numPr>
          <w:ilvl w:val="0"/>
          <w:numId w:val="11"/>
        </w:numPr>
      </w:pPr>
      <w:r>
        <w:rPr>
          <w:b/>
          <w:bCs/>
        </w:rPr>
        <w:t xml:space="preserve">Activities </w:t>
      </w:r>
      <w:r w:rsidRPr="00562441">
        <w:rPr>
          <w:b/>
          <w:bCs/>
          <w:highlight w:val="yellow"/>
        </w:rPr>
        <w:t>(live and enduring):</w:t>
      </w:r>
    </w:p>
    <w:p w:rsidRPr="007E02E6" w:rsidR="00030660" w:rsidP="00030660" w:rsidRDefault="00030660" w14:paraId="59932DAB" w14:textId="77777777">
      <w:pPr>
        <w:numPr>
          <w:ilvl w:val="1"/>
          <w:numId w:val="3"/>
        </w:numPr>
      </w:pPr>
      <w:r w:rsidRPr="007E02E6">
        <w:t>Search and filter options (e.g., by category, level, duration)</w:t>
      </w:r>
    </w:p>
    <w:p w:rsidRPr="007E02E6" w:rsidR="00030660" w:rsidP="00030660" w:rsidRDefault="00030660" w14:paraId="69DA2BBA" w14:textId="36D854DC">
      <w:pPr>
        <w:numPr>
          <w:ilvl w:val="1"/>
          <w:numId w:val="3"/>
        </w:numPr>
      </w:pPr>
      <w:r w:rsidRPr="007E02E6">
        <w:t xml:space="preserve">Featured </w:t>
      </w:r>
      <w:r>
        <w:t>activities</w:t>
      </w:r>
    </w:p>
    <w:p w:rsidR="3A2329B1" w:rsidP="47D489F0" w:rsidRDefault="3A2329B1" w14:paraId="32083E14" w14:textId="0A18341F">
      <w:pPr>
        <w:pStyle w:val="ListParagraph"/>
        <w:numPr>
          <w:ilvl w:val="2"/>
          <w:numId w:val="3"/>
        </w:numPr>
      </w:pPr>
      <w:r>
        <w:t>Learning Centers</w:t>
      </w:r>
    </w:p>
    <w:p w:rsidR="3A2329B1" w:rsidP="47D489F0" w:rsidRDefault="3A2329B1" w14:paraId="01E10803" w14:textId="1E808131">
      <w:pPr>
        <w:pStyle w:val="ListParagraph"/>
        <w:numPr>
          <w:ilvl w:val="3"/>
          <w:numId w:val="3"/>
        </w:numPr>
      </w:pPr>
      <w:r>
        <w:t>Hemophilia: https://hemophilia-ce.com</w:t>
      </w:r>
    </w:p>
    <w:p w:rsidR="3A2329B1" w:rsidP="47D489F0" w:rsidRDefault="3A2329B1" w14:paraId="73695F93" w14:textId="71B12AAF">
      <w:pPr>
        <w:pStyle w:val="ListParagraph"/>
        <w:numPr>
          <w:ilvl w:val="3"/>
          <w:numId w:val="3"/>
        </w:numPr>
      </w:pPr>
      <w:r>
        <w:t>Follicular Lymphoma:</w:t>
      </w:r>
      <w:r w:rsidR="272812FF">
        <w:t xml:space="preserve"> </w:t>
      </w:r>
      <w:r>
        <w:t>https://fl-cme.com/</w:t>
      </w:r>
    </w:p>
    <w:p w:rsidR="3A2329B1" w:rsidP="47D489F0" w:rsidRDefault="3A2329B1" w14:paraId="48A30FFC" w14:textId="05EA3E55">
      <w:pPr>
        <w:pStyle w:val="ListParagraph"/>
        <w:numPr>
          <w:ilvl w:val="3"/>
          <w:numId w:val="3"/>
        </w:numPr>
      </w:pPr>
      <w:r>
        <w:t>The IMPACT Initiative: https://impact-smd.com/</w:t>
      </w:r>
    </w:p>
    <w:p w:rsidR="3A2329B1" w:rsidP="47D489F0" w:rsidRDefault="3A2329B1" w14:paraId="6995DF55" w14:textId="0826D405">
      <w:pPr>
        <w:pStyle w:val="ListParagraph"/>
        <w:numPr>
          <w:ilvl w:val="3"/>
          <w:numId w:val="3"/>
        </w:numPr>
      </w:pPr>
      <w:r>
        <w:t>Pompe Disease: https://pompecme.com/</w:t>
      </w:r>
    </w:p>
    <w:p w:rsidR="3A2329B1" w:rsidP="47D489F0" w:rsidRDefault="3A2329B1" w14:paraId="34CDD478" w14:textId="74A0B769">
      <w:pPr>
        <w:pStyle w:val="ListParagraph"/>
        <w:numPr>
          <w:ilvl w:val="3"/>
          <w:numId w:val="3"/>
        </w:numPr>
      </w:pPr>
      <w:r>
        <w:t>Distributed nationally or globally, via a journal package, with the option to offer content and resources in various languages, as appropriate (see resources page for examples).</w:t>
      </w:r>
    </w:p>
    <w:p w:rsidR="3A2329B1" w:rsidP="47D489F0" w:rsidRDefault="3A2329B1" w14:paraId="090E5661" w14:textId="21B49909">
      <w:pPr>
        <w:pStyle w:val="ListParagraph"/>
        <w:numPr>
          <w:ilvl w:val="2"/>
          <w:numId w:val="3"/>
        </w:numPr>
      </w:pPr>
      <w:r>
        <w:t>Pharmacy Education</w:t>
      </w:r>
    </w:p>
    <w:p w:rsidR="3A2329B1" w:rsidP="47D489F0" w:rsidRDefault="3A2329B1" w14:paraId="2B5937A4" w14:textId="7112CB2F">
      <w:pPr>
        <w:pStyle w:val="ListParagraph"/>
        <w:numPr>
          <w:ilvl w:val="3"/>
          <w:numId w:val="3"/>
        </w:numPr>
      </w:pPr>
      <w:r>
        <w:t>https://www.powerpak.com/course/preamble/123776</w:t>
      </w:r>
    </w:p>
    <w:p w:rsidR="3A2329B1" w:rsidP="47D489F0" w:rsidRDefault="3A2329B1" w14:paraId="5226B176" w14:textId="43AC63F4">
      <w:pPr>
        <w:pStyle w:val="ListParagraph"/>
        <w:numPr>
          <w:ilvl w:val="3"/>
          <w:numId w:val="3"/>
        </w:numPr>
      </w:pPr>
      <w:r>
        <w:t>We have a successful partnership with the University of Tennessee College of Pharmacy to provide</w:t>
      </w:r>
    </w:p>
    <w:p w:rsidRPr="007E02E6" w:rsidR="00030660" w:rsidP="00030660" w:rsidRDefault="00030660" w14:paraId="3FAC44BC" w14:textId="77777777">
      <w:pPr>
        <w:numPr>
          <w:ilvl w:val="0"/>
          <w:numId w:val="3"/>
        </w:numPr>
      </w:pPr>
      <w:r w:rsidRPr="007E02E6">
        <w:rPr>
          <w:b/>
          <w:bCs/>
        </w:rPr>
        <w:t>Course Details:</w:t>
      </w:r>
    </w:p>
    <w:p w:rsidRPr="007E02E6" w:rsidR="00030660" w:rsidP="00030660" w:rsidRDefault="00030660" w14:paraId="4ED5BEEE" w14:textId="77777777">
      <w:pPr>
        <w:numPr>
          <w:ilvl w:val="1"/>
          <w:numId w:val="3"/>
        </w:numPr>
      </w:pPr>
      <w:r w:rsidRPr="007E02E6">
        <w:t>Course description</w:t>
      </w:r>
    </w:p>
    <w:p w:rsidRPr="007E02E6" w:rsidR="00030660" w:rsidP="00030660" w:rsidRDefault="00030660" w14:paraId="790A9A1B" w14:textId="77777777">
      <w:pPr>
        <w:numPr>
          <w:ilvl w:val="1"/>
          <w:numId w:val="3"/>
        </w:numPr>
      </w:pPr>
      <w:r w:rsidRPr="007E02E6">
        <w:t>Learning objectives</w:t>
      </w:r>
    </w:p>
    <w:p w:rsidRPr="007E02E6" w:rsidR="00030660" w:rsidP="00030660" w:rsidRDefault="00030660" w14:paraId="26C7025C" w14:textId="77777777">
      <w:pPr>
        <w:numPr>
          <w:ilvl w:val="1"/>
          <w:numId w:val="3"/>
        </w:numPr>
      </w:pPr>
      <w:r w:rsidRPr="007E02E6">
        <w:t>Instructor information</w:t>
      </w:r>
    </w:p>
    <w:p w:rsidRPr="007E02E6" w:rsidR="00030660" w:rsidP="00030660" w:rsidRDefault="00030660" w14:paraId="3BB24356" w14:textId="77777777">
      <w:pPr>
        <w:numPr>
          <w:ilvl w:val="1"/>
          <w:numId w:val="3"/>
        </w:numPr>
      </w:pPr>
      <w:r w:rsidRPr="007E02E6">
        <w:t>Enrollment options</w:t>
      </w:r>
    </w:p>
    <w:p w:rsidRPr="007E02E6" w:rsidR="00030660" w:rsidP="00030660" w:rsidRDefault="00030660" w14:paraId="40CE11C2" w14:textId="77777777">
      <w:pPr>
        <w:rPr>
          <w:b/>
          <w:bCs/>
        </w:rPr>
      </w:pPr>
      <w:r w:rsidRPr="007E02E6">
        <w:rPr>
          <w:b/>
          <w:bCs/>
        </w:rPr>
        <w:t>Resources</w:t>
      </w:r>
    </w:p>
    <w:p w:rsidRPr="007E02E6" w:rsidR="00030660" w:rsidP="00030660" w:rsidRDefault="00030660" w14:paraId="3C8C1F4F" w14:textId="77777777">
      <w:pPr>
        <w:numPr>
          <w:ilvl w:val="0"/>
          <w:numId w:val="5"/>
        </w:numPr>
      </w:pPr>
      <w:r>
        <w:rPr>
          <w:b/>
          <w:bCs/>
        </w:rPr>
        <w:t xml:space="preserve">Newsfeed </w:t>
      </w:r>
      <w:r w:rsidRPr="00ED6A44">
        <w:rPr>
          <w:b/>
          <w:bCs/>
          <w:color w:val="FF0000"/>
        </w:rPr>
        <w:t>(Blog)</w:t>
      </w:r>
      <w:r w:rsidRPr="32623145">
        <w:rPr>
          <w:b/>
          <w:bCs/>
          <w:color w:val="FF0000"/>
        </w:rPr>
        <w:t xml:space="preserve"> </w:t>
      </w:r>
      <w:r w:rsidRPr="626373D2">
        <w:rPr>
          <w:b/>
        </w:rPr>
        <w:t>(</w:t>
      </w:r>
      <w:r w:rsidRPr="261CFA44">
        <w:rPr>
          <w:b/>
          <w:bCs/>
        </w:rPr>
        <w:t>show</w:t>
      </w:r>
      <w:r>
        <w:rPr>
          <w:b/>
          <w:bCs/>
        </w:rPr>
        <w:t xml:space="preserve"> 3-5 and click for more - accordion)</w:t>
      </w:r>
    </w:p>
    <w:p w:rsidR="00030660" w:rsidP="00030660" w:rsidRDefault="00030660" w14:paraId="6699FFC0" w14:textId="77777777">
      <w:pPr>
        <w:numPr>
          <w:ilvl w:val="1"/>
          <w:numId w:val="5"/>
        </w:numPr>
      </w:pPr>
      <w:r w:rsidRPr="007E02E6">
        <w:t>Articles on medical education trends</w:t>
      </w:r>
    </w:p>
    <w:p w:rsidRPr="007E02E6" w:rsidR="00030660" w:rsidP="00030660" w:rsidRDefault="00030660" w14:paraId="3CF551BA" w14:textId="77777777">
      <w:pPr>
        <w:numPr>
          <w:ilvl w:val="1"/>
          <w:numId w:val="5"/>
        </w:numPr>
      </w:pPr>
      <w:r>
        <w:t>New activity posting (mirror social media posts)</w:t>
      </w:r>
    </w:p>
    <w:p w:rsidRPr="007E02E6" w:rsidR="00030660" w:rsidP="00030660" w:rsidRDefault="00030660" w14:paraId="2A4D1268" w14:textId="77777777">
      <w:pPr>
        <w:numPr>
          <w:ilvl w:val="1"/>
          <w:numId w:val="5"/>
        </w:numPr>
      </w:pPr>
      <w:r w:rsidRPr="007E02E6">
        <w:t>Expert opinions and insights</w:t>
      </w:r>
    </w:p>
    <w:p w:rsidRPr="006F1BF9" w:rsidR="00030660" w:rsidP="00030660" w:rsidRDefault="00030660" w14:paraId="69C7DE58" w14:textId="77777777">
      <w:pPr>
        <w:numPr>
          <w:ilvl w:val="0"/>
          <w:numId w:val="5"/>
        </w:numPr>
      </w:pPr>
      <w:r w:rsidRPr="006F1BF9">
        <w:rPr>
          <w:b/>
        </w:rPr>
        <w:t>Publications &amp; Whitepapers:</w:t>
      </w:r>
    </w:p>
    <w:p w:rsidRPr="006F1BF9" w:rsidR="00030660" w:rsidP="00030660" w:rsidRDefault="00030660" w14:paraId="33A9C982" w14:textId="77777777">
      <w:pPr>
        <w:numPr>
          <w:ilvl w:val="1"/>
          <w:numId w:val="5"/>
        </w:numPr>
      </w:pPr>
      <w:r w:rsidRPr="006F1BF9">
        <w:t>Downloadable resources</w:t>
      </w:r>
    </w:p>
    <w:p w:rsidRPr="006F1BF9" w:rsidR="00030660" w:rsidP="00030660" w:rsidRDefault="00030660" w14:paraId="13A45D84" w14:textId="77777777">
      <w:pPr>
        <w:numPr>
          <w:ilvl w:val="1"/>
          <w:numId w:val="5"/>
        </w:numPr>
      </w:pPr>
      <w:r w:rsidRPr="006F1BF9">
        <w:t>Research and case studies</w:t>
      </w:r>
    </w:p>
    <w:p w:rsidRPr="007E02E6" w:rsidR="00030660" w:rsidP="00030660" w:rsidRDefault="00030660" w14:paraId="23A449E7" w14:textId="77777777">
      <w:pPr>
        <w:rPr>
          <w:b/>
          <w:highlight w:val="lightGray"/>
        </w:rPr>
      </w:pPr>
      <w:r w:rsidRPr="65CB0784">
        <w:rPr>
          <w:b/>
          <w:highlight w:val="lightGray"/>
        </w:rPr>
        <w:t>Core Collaborations</w:t>
      </w:r>
    </w:p>
    <w:p w:rsidRPr="007E02E6" w:rsidR="00030660" w:rsidP="00030660" w:rsidRDefault="60A0055C" w14:paraId="70B3D830" w14:textId="6D636ACA">
      <w:pPr>
        <w:numPr>
          <w:ilvl w:val="0"/>
          <w:numId w:val="7"/>
        </w:numPr>
        <w:rPr>
          <w:b/>
          <w:highlight w:val="lightGray"/>
        </w:rPr>
      </w:pPr>
      <w:commentRangeStart w:id="8"/>
      <w:r w:rsidRPr="65CB0784">
        <w:rPr>
          <w:b/>
          <w:bCs/>
          <w:highlight w:val="lightGray"/>
        </w:rPr>
        <w:t>Logos and Lin</w:t>
      </w:r>
      <w:r w:rsidRPr="65CB0784" w:rsidR="180FAE37">
        <w:rPr>
          <w:b/>
          <w:bCs/>
          <w:highlight w:val="lightGray"/>
        </w:rPr>
        <w:t>ks:</w:t>
      </w:r>
      <w:r w:rsidRPr="65CB0784" w:rsidR="180FAE37">
        <w:rPr>
          <w:b/>
          <w:bCs/>
        </w:rPr>
        <w:t xml:space="preserve"> </w:t>
      </w:r>
      <w:commentRangeEnd w:id="8"/>
      <w:r w:rsidR="00875FF6">
        <w:rPr>
          <w:rStyle w:val="CommentReference"/>
        </w:rPr>
        <w:commentReference w:id="8"/>
      </w:r>
    </w:p>
    <w:p w:rsidR="00030660" w:rsidP="00030660" w:rsidRDefault="00030660" w14:paraId="3E79AF43" w14:textId="77777777">
      <w:pPr>
        <w:numPr>
          <w:ilvl w:val="1"/>
          <w:numId w:val="7"/>
        </w:numPr>
        <w:spacing w:after="0" w:line="360" w:lineRule="auto"/>
        <w:rPr>
          <w:highlight w:val="lightGray"/>
        </w:rPr>
      </w:pPr>
      <w:r w:rsidRPr="65CB0784">
        <w:rPr>
          <w:highlight w:val="lightGray"/>
        </w:rPr>
        <w:t>Accredited Providers (AK, UT, JH, IJHN)</w:t>
      </w:r>
    </w:p>
    <w:p w:rsidR="00030660" w:rsidP="00030660" w:rsidRDefault="00030660" w14:paraId="5D4560B3" w14:textId="77777777">
      <w:pPr>
        <w:numPr>
          <w:ilvl w:val="1"/>
          <w:numId w:val="7"/>
        </w:numPr>
        <w:spacing w:after="0" w:line="360" w:lineRule="auto"/>
        <w:rPr>
          <w:highlight w:val="lightGray"/>
        </w:rPr>
      </w:pPr>
      <w:r w:rsidRPr="65CB0784">
        <w:rPr>
          <w:highlight w:val="lightGray"/>
        </w:rPr>
        <w:t>Medical Societies (CMSC, IOMSN, others?)</w:t>
      </w:r>
    </w:p>
    <w:p w:rsidR="00030660" w:rsidP="00030660" w:rsidRDefault="00030660" w14:paraId="499B982E" w14:textId="77777777">
      <w:pPr>
        <w:pStyle w:val="ListParagraph"/>
        <w:numPr>
          <w:ilvl w:val="1"/>
          <w:numId w:val="7"/>
        </w:numPr>
        <w:spacing w:after="0" w:line="360" w:lineRule="auto"/>
        <w:rPr>
          <w:highlight w:val="lightGray"/>
        </w:rPr>
      </w:pPr>
      <w:r w:rsidRPr="65CB0784">
        <w:rPr>
          <w:highlight w:val="lightGray"/>
        </w:rPr>
        <w:t xml:space="preserve">Audience Generation Partners (Journals, </w:t>
      </w:r>
      <w:proofErr w:type="spellStart"/>
      <w:r w:rsidRPr="65CB0784">
        <w:rPr>
          <w:highlight w:val="lightGray"/>
        </w:rPr>
        <w:t>PowerPak</w:t>
      </w:r>
      <w:proofErr w:type="spellEnd"/>
      <w:r w:rsidRPr="65CB0784">
        <w:rPr>
          <w:highlight w:val="lightGray"/>
        </w:rPr>
        <w:t xml:space="preserve">, </w:t>
      </w:r>
      <w:proofErr w:type="spellStart"/>
      <w:r w:rsidRPr="65CB0784">
        <w:rPr>
          <w:highlight w:val="lightGray"/>
        </w:rPr>
        <w:t>FreeCME</w:t>
      </w:r>
      <w:proofErr w:type="spellEnd"/>
      <w:r w:rsidRPr="65CB0784">
        <w:rPr>
          <w:highlight w:val="lightGray"/>
        </w:rPr>
        <w:t xml:space="preserve">, </w:t>
      </w:r>
      <w:proofErr w:type="spellStart"/>
      <w:r w:rsidRPr="65CB0784">
        <w:rPr>
          <w:highlight w:val="lightGray"/>
        </w:rPr>
        <w:t>MyCME</w:t>
      </w:r>
      <w:proofErr w:type="spellEnd"/>
      <w:r w:rsidRPr="65CB0784">
        <w:rPr>
          <w:highlight w:val="lightGray"/>
        </w:rPr>
        <w:t>)</w:t>
      </w:r>
    </w:p>
    <w:p w:rsidR="00030660" w:rsidP="00030660" w:rsidRDefault="00030660" w14:paraId="22D24E5E" w14:textId="62ABDFE3">
      <w:pPr>
        <w:pStyle w:val="ListParagraph"/>
        <w:numPr>
          <w:ilvl w:val="1"/>
          <w:numId w:val="7"/>
        </w:numPr>
        <w:spacing w:after="0" w:line="360" w:lineRule="auto"/>
        <w:rPr>
          <w:highlight w:val="lightGray"/>
        </w:rPr>
      </w:pPr>
      <w:r w:rsidRPr="65CB0784">
        <w:rPr>
          <w:highlight w:val="lightGray"/>
        </w:rPr>
        <w:t>Technology Partners (Array)</w:t>
      </w:r>
    </w:p>
    <w:p w:rsidR="6F4420C9" w:rsidP="626373D2" w:rsidRDefault="6F4420C9" w14:paraId="56A679F7" w14:textId="1D97A098">
      <w:pPr>
        <w:spacing w:after="0" w:line="360" w:lineRule="auto"/>
        <w:rPr>
          <w:rFonts w:asciiTheme="majorHAnsi" w:hAnsiTheme="majorHAnsi" w:eastAsiaTheme="majorEastAsia" w:cstheme="majorBidi"/>
        </w:rPr>
      </w:pPr>
      <w:r>
        <w:rPr>
          <w:noProof/>
        </w:rPr>
        <w:drawing>
          <wp:inline distT="0" distB="0" distL="0" distR="0" wp14:anchorId="3C459AD7" wp14:editId="797DC091">
            <wp:extent cx="5317016" cy="2828925"/>
            <wp:effectExtent l="0" t="0" r="0" b="0"/>
            <wp:docPr id="716908286" name="Picture 716908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317016" cy="2828925"/>
                    </a:xfrm>
                    <a:prstGeom prst="rect">
                      <a:avLst/>
                    </a:prstGeom>
                  </pic:spPr>
                </pic:pic>
              </a:graphicData>
            </a:graphic>
          </wp:inline>
        </w:drawing>
      </w:r>
    </w:p>
    <w:p w:rsidR="156EE185" w:rsidP="626373D2" w:rsidRDefault="156EE185" w14:paraId="5E4A375C" w14:textId="073487D1">
      <w:pPr>
        <w:spacing w:after="0" w:line="360" w:lineRule="auto"/>
        <w:rPr>
          <w:rFonts w:asciiTheme="majorHAnsi" w:hAnsiTheme="majorHAnsi" w:eastAsiaTheme="majorEastAsia" w:cstheme="majorBidi"/>
        </w:rPr>
      </w:pPr>
      <w:r w:rsidRPr="626373D2">
        <w:rPr>
          <w:rFonts w:asciiTheme="majorHAnsi" w:hAnsiTheme="majorHAnsi" w:eastAsiaTheme="majorEastAsia" w:cstheme="majorBidi"/>
        </w:rPr>
        <w:t>(</w:t>
      </w:r>
      <w:r w:rsidRPr="626373D2">
        <w:rPr>
          <w:rFonts w:asciiTheme="majorHAnsi" w:hAnsiTheme="majorHAnsi" w:eastAsiaTheme="majorEastAsia" w:cstheme="majorBidi"/>
          <w:color w:val="222222"/>
        </w:rPr>
        <w:t xml:space="preserve">Our largest ones, if we need to scale back, would probably be Johns Hopkins, AKH, and University of Tennessee College of Pharmacy.) </w:t>
      </w:r>
    </w:p>
    <w:p w:rsidR="156EE185" w:rsidP="6A90D01C" w:rsidRDefault="156EE185" w14:paraId="3B9AF2D9" w14:textId="11CCF05D">
      <w:pPr>
        <w:spacing w:after="0" w:line="360" w:lineRule="auto"/>
        <w:rPr>
          <w:del w:author="Megan Clewell" w:date="2024-09-10T17:39:07.595Z" w16du:dateUtc="2024-09-10T17:39:07.595Z" w:id="1381259427"/>
          <w:rFonts w:ascii="Aptos Display" w:hAnsi="Aptos Display" w:eastAsia="" w:cs="" w:asciiTheme="majorAscii" w:hAnsiTheme="majorAscii" w:eastAsiaTheme="majorEastAsia" w:cstheme="majorBidi"/>
        </w:rPr>
      </w:pPr>
      <w:del w:author="Megan Clewell" w:date="2024-09-10T17:39:07.597Z" w:id="1751978362">
        <w:r w:rsidRPr="6A90D01C" w:rsidDel="156EE185">
          <w:rPr>
            <w:rFonts w:ascii="Aptos Display" w:hAnsi="Aptos Display" w:eastAsia="" w:cs="" w:asciiTheme="majorAscii" w:hAnsiTheme="majorAscii" w:eastAsiaTheme="majorEastAsia" w:cstheme="majorBidi"/>
            <w:color w:val="222222"/>
            <w:highlight w:val="magenta"/>
          </w:rPr>
          <w:delText xml:space="preserve">Logos found here: </w:delText>
        </w:r>
      </w:del>
      <w:del w:author="Megan Clewell" w:date="2024-09-10T17:39:07.596Z" w:id="467058930">
        <w:r>
          <w:fldChar w:fldCharType="begin"/>
        </w:r>
        <w:r>
          <w:delInstrText xml:space="preserve">HYPERLINK "https://catalystmeded.sharepoint.com/:f:/s/CATALYSTINTERNALTEAMINFO/EjH6dGb3GENLpw0yUTIejqsBgheEi-eWpynQOHAcyswUiQ?e=BwJWyU" </w:delInstrText>
        </w:r>
        <w:r>
          <w:fldChar w:fldCharType="separate"/>
        </w:r>
        <w:r/>
      </w:del>
      <w:del w:author="Megan Clewell" w:date="2024-09-10T17:39:07.597Z" w:id="1798209959">
        <w:r w:rsidRPr="6A90D01C" w:rsidDel="3D5F96D4">
          <w:rPr>
            <w:rStyle w:val="Hyperlink"/>
            <w:rFonts w:ascii="Aptos Display" w:hAnsi="Aptos Display" w:eastAsia="" w:cs="" w:asciiTheme="majorAscii" w:hAnsiTheme="majorAscii" w:eastAsiaTheme="majorEastAsia" w:cstheme="majorBidi"/>
          </w:rPr>
          <w:delText>Partner Logos</w:delText>
        </w:r>
      </w:del>
      <w:del w:author="Megan Clewell" w:date="2024-09-10T17:39:07.596Z" w:id="2044347954">
        <w:r>
          <w:fldChar w:fldCharType="end"/>
        </w:r>
      </w:del>
      <w:del w:author="Megan Clewell" w:date="2024-09-10T17:39:07.597Z" w:id="1419357603">
        <w:r w:rsidRPr="6A90D01C" w:rsidDel="3A383723">
          <w:rPr>
            <w:rFonts w:ascii="Aptos Display" w:hAnsi="Aptos Display" w:eastAsia="" w:cs="" w:asciiTheme="majorAscii" w:hAnsiTheme="majorAscii" w:eastAsiaTheme="majorEastAsia" w:cstheme="majorBidi"/>
          </w:rPr>
          <w:delText xml:space="preserve"> </w:delText>
        </w:r>
      </w:del>
    </w:p>
    <w:p w:rsidR="00030660" w:rsidP="00030660" w:rsidRDefault="00030660" w14:paraId="732082AA" w14:textId="77777777">
      <w:pPr>
        <w:pStyle w:val="ListParagraph"/>
        <w:spacing w:after="0"/>
        <w:ind w:left="1440"/>
      </w:pPr>
    </w:p>
    <w:p w:rsidRPr="007E02E6" w:rsidR="00030660" w:rsidP="00030660" w:rsidRDefault="00030660" w14:paraId="4141BA8E" w14:textId="77777777">
      <w:pPr>
        <w:rPr>
          <w:b/>
          <w:bCs/>
        </w:rPr>
      </w:pPr>
      <w:r w:rsidRPr="007E02E6">
        <w:rPr>
          <w:b/>
          <w:bCs/>
        </w:rPr>
        <w:t>Contact Us</w:t>
      </w:r>
    </w:p>
    <w:p w:rsidRPr="007E02E6" w:rsidR="00030660" w:rsidP="00030660" w:rsidRDefault="00030660" w14:paraId="119EAABD" w14:textId="77777777">
      <w:pPr>
        <w:numPr>
          <w:ilvl w:val="0"/>
          <w:numId w:val="8"/>
        </w:numPr>
      </w:pPr>
      <w:r w:rsidRPr="007E02E6">
        <w:rPr>
          <w:b/>
          <w:bCs/>
        </w:rPr>
        <w:t>Contact Form:</w:t>
      </w:r>
    </w:p>
    <w:p w:rsidRPr="007E02E6" w:rsidR="00030660" w:rsidP="00030660" w:rsidRDefault="00030660" w14:paraId="0F08BD46" w14:textId="77777777">
      <w:pPr>
        <w:numPr>
          <w:ilvl w:val="1"/>
          <w:numId w:val="8"/>
        </w:numPr>
      </w:pPr>
      <w:r w:rsidRPr="007E02E6">
        <w:t>Fields for name, email, subject, and message</w:t>
      </w:r>
    </w:p>
    <w:p w:rsidRPr="007E02E6" w:rsidR="00030660" w:rsidP="00030660" w:rsidRDefault="00030660" w14:paraId="5D51EB23" w14:textId="77777777">
      <w:pPr>
        <w:numPr>
          <w:ilvl w:val="0"/>
          <w:numId w:val="8"/>
        </w:numPr>
      </w:pPr>
      <w:r w:rsidRPr="007E02E6">
        <w:rPr>
          <w:b/>
          <w:bCs/>
        </w:rPr>
        <w:t>Office Locations:</w:t>
      </w:r>
    </w:p>
    <w:p w:rsidRPr="007E02E6" w:rsidR="00030660" w:rsidP="00030660" w:rsidRDefault="2895AAC3" w14:paraId="2AB68D36" w14:textId="6C6200AE">
      <w:pPr>
        <w:numPr>
          <w:ilvl w:val="1"/>
          <w:numId w:val="8"/>
        </w:numPr>
      </w:pPr>
      <w:r>
        <w:t xml:space="preserve">55 Madison Ave, Suite 400, Morristown, NJ 07960 </w:t>
      </w:r>
    </w:p>
    <w:p w:rsidR="2895AAC3" w:rsidP="47D489F0" w:rsidRDefault="2895AAC3" w14:paraId="659CE9E2" w14:textId="3A13D84F">
      <w:pPr>
        <w:numPr>
          <w:ilvl w:val="1"/>
          <w:numId w:val="8"/>
        </w:numPr>
      </w:pPr>
      <w:r>
        <w:t>PO Box 1323, Madison NJ 07940</w:t>
      </w:r>
    </w:p>
    <w:p w:rsidRPr="007E02E6" w:rsidR="00030660" w:rsidP="00030660" w:rsidRDefault="00030660" w14:paraId="3125CAF2" w14:textId="3645A22C">
      <w:pPr>
        <w:numPr>
          <w:ilvl w:val="0"/>
          <w:numId w:val="8"/>
        </w:numPr>
      </w:pPr>
      <w:r w:rsidRPr="007E02E6">
        <w:rPr>
          <w:b/>
          <w:bCs/>
        </w:rPr>
        <w:t>Social Media Links:</w:t>
      </w:r>
    </w:p>
    <w:p w:rsidR="764C84B3" w:rsidP="47D489F0" w:rsidRDefault="764C84B3" w14:paraId="0DB6AEE2" w14:textId="6C9C8221">
      <w:pPr>
        <w:pStyle w:val="ListParagraph"/>
        <w:numPr>
          <w:ilvl w:val="1"/>
          <w:numId w:val="8"/>
        </w:numPr>
      </w:pPr>
      <w:r>
        <w:t xml:space="preserve">LinkedIn – https://www.linkedin.com/company/catalystmeded  </w:t>
      </w:r>
    </w:p>
    <w:p w:rsidR="764C84B3" w:rsidP="47D489F0" w:rsidRDefault="764C84B3" w14:paraId="601EE3F4" w14:textId="60C0460D">
      <w:pPr>
        <w:pStyle w:val="ListParagraph"/>
        <w:numPr>
          <w:ilvl w:val="1"/>
          <w:numId w:val="8"/>
        </w:numPr>
      </w:pPr>
      <w:r>
        <w:t xml:space="preserve">X – https://x.com/CatalystMedEd </w:t>
      </w:r>
    </w:p>
    <w:p w:rsidR="764C84B3" w:rsidP="47D489F0" w:rsidRDefault="764C84B3" w14:paraId="0380D8C8" w14:textId="5E96DD94">
      <w:pPr>
        <w:pStyle w:val="ListParagraph"/>
        <w:numPr>
          <w:ilvl w:val="1"/>
          <w:numId w:val="8"/>
        </w:numPr>
      </w:pPr>
      <w:r>
        <w:t xml:space="preserve">Facebook – </w:t>
      </w:r>
      <w:r w:rsidR="42067D48">
        <w:t>https://www.facebook.com/profile.php?id=61565082170491</w:t>
      </w:r>
    </w:p>
    <w:p w:rsidR="764C84B3" w:rsidP="47D489F0" w:rsidRDefault="764C84B3" w14:paraId="062A76C1" w14:textId="00CA2FDF">
      <w:pPr>
        <w:pStyle w:val="ListParagraph"/>
        <w:numPr>
          <w:ilvl w:val="1"/>
          <w:numId w:val="8"/>
        </w:numPr>
      </w:pPr>
      <w:r>
        <w:t xml:space="preserve">Instagram – </w:t>
      </w:r>
      <w:r w:rsidR="028DD2B0">
        <w:t xml:space="preserve">https://www.instagram.com/catalystmedicaleducation/  </w:t>
      </w:r>
    </w:p>
    <w:p w:rsidRPr="007E02E6" w:rsidR="00030660" w:rsidP="00030660" w:rsidRDefault="00030660" w14:paraId="24550BFA" w14:textId="77777777">
      <w:pPr>
        <w:rPr>
          <w:b/>
          <w:bCs/>
        </w:rPr>
      </w:pPr>
      <w:r w:rsidRPr="007E02E6">
        <w:rPr>
          <w:b/>
          <w:bCs/>
        </w:rPr>
        <w:t>Additional Sections</w:t>
      </w:r>
    </w:p>
    <w:p w:rsidRPr="007E02E6" w:rsidR="00030660" w:rsidP="00030660" w:rsidRDefault="00030660" w14:paraId="6DB92D44" w14:textId="77777777">
      <w:pPr>
        <w:numPr>
          <w:ilvl w:val="0"/>
          <w:numId w:val="9"/>
        </w:numPr>
        <w:rPr>
          <w:b/>
          <w:highlight w:val="lightGray"/>
        </w:rPr>
      </w:pPr>
      <w:commentRangeStart w:id="9"/>
      <w:r w:rsidRPr="65CB0784">
        <w:rPr>
          <w:b/>
          <w:highlight w:val="lightGray"/>
        </w:rPr>
        <w:t>Privacy Policy: vs (</w:t>
      </w:r>
      <w:proofErr w:type="spellStart"/>
      <w:r w:rsidRPr="65CB0784">
        <w:rPr>
          <w:b/>
          <w:highlight w:val="lightGray"/>
        </w:rPr>
        <w:t>iubenda</w:t>
      </w:r>
      <w:proofErr w:type="spellEnd"/>
      <w:r w:rsidRPr="65CB0784">
        <w:rPr>
          <w:b/>
          <w:highlight w:val="lightGray"/>
        </w:rPr>
        <w:t>?)</w:t>
      </w:r>
      <w:commentRangeEnd w:id="9"/>
      <w:r w:rsidR="00315C5A">
        <w:rPr>
          <w:rStyle w:val="CommentReference"/>
        </w:rPr>
        <w:commentReference w:id="9"/>
      </w:r>
    </w:p>
    <w:p w:rsidRPr="007E02E6" w:rsidR="00030660" w:rsidP="00030660" w:rsidRDefault="00030660" w14:paraId="740A736D" w14:textId="77777777">
      <w:pPr>
        <w:numPr>
          <w:ilvl w:val="1"/>
          <w:numId w:val="9"/>
        </w:numPr>
        <w:rPr>
          <w:highlight w:val="lightGray"/>
        </w:rPr>
      </w:pPr>
      <w:r w:rsidRPr="65CB0784">
        <w:rPr>
          <w:highlight w:val="lightGray"/>
        </w:rPr>
        <w:t>Information on data protection and privacy practices</w:t>
      </w:r>
    </w:p>
    <w:p w:rsidRPr="007E02E6" w:rsidR="00030660" w:rsidP="00030660" w:rsidRDefault="00030660" w14:paraId="4FFB01D3" w14:textId="77777777">
      <w:pPr>
        <w:numPr>
          <w:ilvl w:val="0"/>
          <w:numId w:val="9"/>
        </w:numPr>
        <w:rPr>
          <w:b/>
          <w:highlight w:val="lightGray"/>
        </w:rPr>
      </w:pPr>
      <w:r w:rsidRPr="65CB0784">
        <w:rPr>
          <w:b/>
          <w:highlight w:val="lightGray"/>
        </w:rPr>
        <w:t>Terms of Service:</w:t>
      </w:r>
    </w:p>
    <w:p w:rsidRPr="007E02E6" w:rsidR="00030660" w:rsidP="00030660" w:rsidRDefault="00030660" w14:paraId="6B81E4C6" w14:textId="77777777">
      <w:pPr>
        <w:numPr>
          <w:ilvl w:val="1"/>
          <w:numId w:val="9"/>
        </w:numPr>
        <w:rPr>
          <w:highlight w:val="lightGray"/>
        </w:rPr>
      </w:pPr>
      <w:r w:rsidRPr="65CB0784">
        <w:rPr>
          <w:highlight w:val="lightGray"/>
        </w:rPr>
        <w:t>Terms and conditions for using the site and services</w:t>
      </w:r>
    </w:p>
    <w:p w:rsidRPr="007E02E6" w:rsidR="00030660" w:rsidP="00030660" w:rsidRDefault="00030660" w14:paraId="71327A0F" w14:textId="77777777">
      <w:pPr>
        <w:numPr>
          <w:ilvl w:val="0"/>
          <w:numId w:val="9"/>
        </w:numPr>
        <w:rPr>
          <w:b/>
          <w:highlight w:val="lightGray"/>
        </w:rPr>
      </w:pPr>
      <w:r w:rsidRPr="65CB0784">
        <w:rPr>
          <w:b/>
          <w:highlight w:val="lightGray"/>
        </w:rPr>
        <w:t>Accessibility:</w:t>
      </w:r>
    </w:p>
    <w:p w:rsidRPr="007E02E6" w:rsidR="00030660" w:rsidP="00030660" w:rsidRDefault="00030660" w14:paraId="388194A6" w14:textId="77777777">
      <w:pPr>
        <w:numPr>
          <w:ilvl w:val="1"/>
          <w:numId w:val="9"/>
        </w:numPr>
        <w:rPr>
          <w:highlight w:val="lightGray"/>
        </w:rPr>
      </w:pPr>
      <w:r w:rsidRPr="65CB0784">
        <w:rPr>
          <w:highlight w:val="lightGray"/>
        </w:rPr>
        <w:t>Information on site accessibility features</w:t>
      </w:r>
    </w:p>
    <w:p w:rsidRPr="007E02E6" w:rsidR="00030660" w:rsidP="00030660" w:rsidRDefault="00AE2EEA" w14:paraId="5E30803D" w14:textId="77777777">
      <w:r>
        <w:pict w14:anchorId="40B87EBA">
          <v:rect id="_x0000_i1026" style="width:0;height:1.5pt" o:hr="t" o:hrstd="t" o:hralign="center" fillcolor="#a0a0a0" stroked="f"/>
        </w:pict>
      </w:r>
    </w:p>
    <w:p w:rsidRPr="007E02E6" w:rsidR="00030660" w:rsidP="00030660" w:rsidRDefault="00030660" w14:paraId="05B49F7F" w14:textId="77777777">
      <w:r w:rsidRPr="007E02E6">
        <w:rPr>
          <w:b/>
          <w:bCs/>
        </w:rPr>
        <w:t>Footer:</w:t>
      </w:r>
    </w:p>
    <w:p w:rsidRPr="007E02E6" w:rsidR="00030660" w:rsidP="00030660" w:rsidRDefault="00030660" w14:paraId="7D577DDC" w14:textId="77777777">
      <w:pPr>
        <w:numPr>
          <w:ilvl w:val="0"/>
          <w:numId w:val="10"/>
        </w:numPr>
      </w:pPr>
      <w:r w:rsidRPr="007E02E6">
        <w:rPr>
          <w:b/>
          <w:bCs/>
        </w:rPr>
        <w:t>Quick Links:</w:t>
      </w:r>
    </w:p>
    <w:p w:rsidRPr="007E02E6" w:rsidR="00030660" w:rsidP="00030660" w:rsidRDefault="00030660" w14:paraId="20846001" w14:textId="77777777">
      <w:pPr>
        <w:numPr>
          <w:ilvl w:val="1"/>
          <w:numId w:val="10"/>
        </w:numPr>
      </w:pPr>
      <w:r w:rsidRPr="007E02E6">
        <w:t>Links to main sections</w:t>
      </w:r>
    </w:p>
    <w:p w:rsidRPr="007E02E6" w:rsidR="00030660" w:rsidP="00030660" w:rsidRDefault="00030660" w14:paraId="1163BC3D" w14:textId="77777777">
      <w:pPr>
        <w:numPr>
          <w:ilvl w:val="1"/>
          <w:numId w:val="10"/>
        </w:numPr>
      </w:pPr>
      <w:r w:rsidRPr="007E02E6">
        <w:t>Contact information</w:t>
      </w:r>
    </w:p>
    <w:p w:rsidRPr="007E02E6" w:rsidR="00030660" w:rsidP="00030660" w:rsidRDefault="00030660" w14:paraId="3A393AA4" w14:textId="77777777">
      <w:pPr>
        <w:numPr>
          <w:ilvl w:val="0"/>
          <w:numId w:val="10"/>
        </w:numPr>
      </w:pPr>
      <w:r w:rsidRPr="007E02E6">
        <w:rPr>
          <w:b/>
          <w:bCs/>
        </w:rPr>
        <w:t>Newsletter Signup:</w:t>
      </w:r>
    </w:p>
    <w:p w:rsidRPr="007E02E6" w:rsidR="00030660" w:rsidP="00030660" w:rsidRDefault="00030660" w14:paraId="408B6E2F" w14:textId="77777777">
      <w:pPr>
        <w:numPr>
          <w:ilvl w:val="1"/>
          <w:numId w:val="10"/>
        </w:numPr>
      </w:pPr>
      <w:r w:rsidRPr="007E02E6">
        <w:t>Email subscription form</w:t>
      </w:r>
    </w:p>
    <w:p w:rsidRPr="007E02E6" w:rsidR="00030660" w:rsidP="00030660" w:rsidRDefault="00030660" w14:paraId="400EDB4A" w14:textId="77777777">
      <w:pPr>
        <w:numPr>
          <w:ilvl w:val="0"/>
          <w:numId w:val="10"/>
        </w:numPr>
      </w:pPr>
      <w:r w:rsidRPr="007E02E6">
        <w:rPr>
          <w:b/>
          <w:bCs/>
        </w:rPr>
        <w:t>Legal Links:</w:t>
      </w:r>
    </w:p>
    <w:p w:rsidRPr="007E02E6" w:rsidR="00030660" w:rsidP="00030660" w:rsidRDefault="00030660" w14:paraId="14FF7409" w14:textId="77777777">
      <w:pPr>
        <w:numPr>
          <w:ilvl w:val="1"/>
          <w:numId w:val="10"/>
        </w:numPr>
      </w:pPr>
      <w:r w:rsidRPr="007E02E6">
        <w:t>Privacy Policy</w:t>
      </w:r>
    </w:p>
    <w:p w:rsidRPr="007E02E6" w:rsidR="00030660" w:rsidP="00030660" w:rsidRDefault="00030660" w14:paraId="2713420E" w14:textId="77777777">
      <w:pPr>
        <w:numPr>
          <w:ilvl w:val="1"/>
          <w:numId w:val="10"/>
        </w:numPr>
      </w:pPr>
      <w:r w:rsidRPr="007E02E6">
        <w:t>Terms of Service</w:t>
      </w:r>
    </w:p>
    <w:p w:rsidR="00030660" w:rsidRDefault="00030660" w14:paraId="1DDC2A1A" w14:textId="77777777"/>
    <w:p w:rsidR="00030660" w:rsidRDefault="00030660" w14:paraId="3E1E6DEF" w14:textId="77777777"/>
    <w:p w:rsidR="007E02E6" w:rsidP="360ACCF9" w:rsidRDefault="007E02E6" w14:paraId="53122357" w14:textId="3186784B">
      <w:pPr>
        <w:rPr>
          <w:highlight w:val="yellow"/>
        </w:rPr>
      </w:pPr>
    </w:p>
    <w:p w:rsidR="007E02E6" w:rsidP="360ACCF9" w:rsidRDefault="007E02E6" w14:paraId="778CB240" w14:textId="7717882C">
      <w:pPr>
        <w:rPr>
          <w:highlight w:val="yellow"/>
        </w:rPr>
      </w:pPr>
    </w:p>
    <w:p w:rsidR="007E02E6" w:rsidRDefault="007E02E6" w14:paraId="186E0C2D" w14:textId="014FAAEE"/>
    <w:sectPr w:rsidR="007E02E6">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RC" w:author="Reshma Carter" w:date="2024-09-06T15:39:00Z" w:id="6">
    <w:p w:rsidR="00F12CD9" w:rsidP="00F12CD9" w:rsidRDefault="00F12CD9" w14:paraId="30DC16D8" w14:textId="77777777">
      <w:pPr>
        <w:pStyle w:val="CommentText"/>
      </w:pPr>
      <w:r>
        <w:rPr>
          <w:rStyle w:val="CommentReference"/>
        </w:rPr>
        <w:annotationRef/>
      </w:r>
      <w:r>
        <w:t>Create a link to a google form</w:t>
      </w:r>
    </w:p>
  </w:comment>
  <w:comment w:initials="RC" w:author="Reshma Carter" w:date="2024-09-06T15:40:00Z" w:id="7">
    <w:p w:rsidR="00DC15A6" w:rsidP="00DC15A6" w:rsidRDefault="00DC15A6" w14:paraId="2374FFCC" w14:textId="77777777">
      <w:pPr>
        <w:pStyle w:val="CommentText"/>
      </w:pPr>
      <w:r>
        <w:rPr>
          <w:rStyle w:val="CommentReference"/>
        </w:rPr>
        <w:annotationRef/>
      </w:r>
      <w:r>
        <w:t>Lou to provide from the original shoot (cathy, lou, resh, jess), we will figure out a time for new pictures later</w:t>
      </w:r>
    </w:p>
  </w:comment>
  <w:comment w:initials="RC" w:author="Reshma Carter" w:date="2024-09-06T15:42:00Z" w:id="8">
    <w:p w:rsidR="00875FF6" w:rsidP="00875FF6" w:rsidRDefault="00875FF6" w14:paraId="23F55AB0" w14:textId="77777777">
      <w:pPr>
        <w:pStyle w:val="CommentText"/>
      </w:pPr>
      <w:r>
        <w:rPr>
          <w:rStyle w:val="CommentReference"/>
        </w:rPr>
        <w:annotationRef/>
      </w:r>
      <w:r>
        <w:t>For  now, let’s set up the section with just the copy from the left of the slide. We will work on getting permissions from the right folks later to use their logos.</w:t>
      </w:r>
    </w:p>
  </w:comment>
  <w:comment w:initials="RC" w:author="Reshma Carter" w:date="2024-09-06T15:43:00Z" w:id="9">
    <w:p w:rsidR="00315C5A" w:rsidP="00315C5A" w:rsidRDefault="00315C5A" w14:paraId="347ADC8B" w14:textId="77777777">
      <w:pPr>
        <w:pStyle w:val="CommentText"/>
      </w:pPr>
      <w:r>
        <w:rPr>
          <w:rStyle w:val="CommentReference"/>
        </w:rPr>
        <w:annotationRef/>
      </w:r>
      <w:r>
        <w:t>We can pull from iubenda. Lou to provide codes for doug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0DC16D8" w15:done="0"/>
  <w15:commentEx w15:paraId="2374FFCC" w15:done="0"/>
  <w15:commentEx w15:paraId="23F55AB0" w15:done="0"/>
  <w15:commentEx w15:paraId="347ADC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0E97E76" w16cex:dateUtc="2024-09-06T19:39:00Z"/>
  <w16cex:commentExtensible w16cex:durableId="63ECF06A" w16cex:dateUtc="2024-09-06T19:40:00Z"/>
  <w16cex:commentExtensible w16cex:durableId="75D9CE59" w16cex:dateUtc="2024-09-06T19:42:00Z"/>
  <w16cex:commentExtensible w16cex:durableId="76D825DA" w16cex:dateUtc="2024-09-06T19: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0DC16D8" w16cid:durableId="30E97E76"/>
  <w16cid:commentId w16cid:paraId="2374FFCC" w16cid:durableId="63ECF06A"/>
  <w16cid:commentId w16cid:paraId="23F55AB0" w16cid:durableId="75D9CE59"/>
  <w16cid:commentId w16cid:paraId="347ADC8B" w16cid:durableId="76D825D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B0A80"/>
    <w:multiLevelType w:val="multilevel"/>
    <w:tmpl w:val="1F70818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F776BAC"/>
    <w:multiLevelType w:val="multilevel"/>
    <w:tmpl w:val="46AA403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0923DCF"/>
    <w:multiLevelType w:val="multilevel"/>
    <w:tmpl w:val="023AE8B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2A972E1"/>
    <w:multiLevelType w:val="hybridMultilevel"/>
    <w:tmpl w:val="FFFFFFFF"/>
    <w:lvl w:ilvl="0" w:tplc="E1ECDA0C">
      <w:start w:val="1"/>
      <w:numFmt w:val="bullet"/>
      <w:lvlText w:val="o"/>
      <w:lvlJc w:val="left"/>
      <w:pPr>
        <w:ind w:left="532" w:hanging="360"/>
      </w:pPr>
      <w:rPr>
        <w:rFonts w:hint="default" w:ascii="Courier New" w:hAnsi="Courier New"/>
      </w:rPr>
    </w:lvl>
    <w:lvl w:ilvl="1" w:tplc="B6AC8FD2">
      <w:start w:val="1"/>
      <w:numFmt w:val="bullet"/>
      <w:lvlText w:val="o"/>
      <w:lvlJc w:val="left"/>
      <w:pPr>
        <w:ind w:left="1252" w:hanging="360"/>
      </w:pPr>
      <w:rPr>
        <w:rFonts w:hint="default" w:ascii="Courier New" w:hAnsi="Courier New"/>
      </w:rPr>
    </w:lvl>
    <w:lvl w:ilvl="2" w:tplc="DFAC6CFC">
      <w:start w:val="1"/>
      <w:numFmt w:val="bullet"/>
      <w:lvlText w:val=""/>
      <w:lvlJc w:val="left"/>
      <w:pPr>
        <w:ind w:left="1972" w:hanging="360"/>
      </w:pPr>
      <w:rPr>
        <w:rFonts w:hint="default" w:ascii="Wingdings" w:hAnsi="Wingdings"/>
      </w:rPr>
    </w:lvl>
    <w:lvl w:ilvl="3" w:tplc="66EA8664">
      <w:start w:val="1"/>
      <w:numFmt w:val="bullet"/>
      <w:lvlText w:val=""/>
      <w:lvlJc w:val="left"/>
      <w:pPr>
        <w:ind w:left="2692" w:hanging="360"/>
      </w:pPr>
      <w:rPr>
        <w:rFonts w:hint="default" w:ascii="Symbol" w:hAnsi="Symbol"/>
      </w:rPr>
    </w:lvl>
    <w:lvl w:ilvl="4" w:tplc="36F23B8C">
      <w:start w:val="1"/>
      <w:numFmt w:val="bullet"/>
      <w:lvlText w:val="o"/>
      <w:lvlJc w:val="left"/>
      <w:pPr>
        <w:ind w:left="3412" w:hanging="360"/>
      </w:pPr>
      <w:rPr>
        <w:rFonts w:hint="default" w:ascii="Courier New" w:hAnsi="Courier New"/>
      </w:rPr>
    </w:lvl>
    <w:lvl w:ilvl="5" w:tplc="D128AC0E">
      <w:start w:val="1"/>
      <w:numFmt w:val="bullet"/>
      <w:lvlText w:val=""/>
      <w:lvlJc w:val="left"/>
      <w:pPr>
        <w:ind w:left="4132" w:hanging="360"/>
      </w:pPr>
      <w:rPr>
        <w:rFonts w:hint="default" w:ascii="Wingdings" w:hAnsi="Wingdings"/>
      </w:rPr>
    </w:lvl>
    <w:lvl w:ilvl="6" w:tplc="23E8C8EE">
      <w:start w:val="1"/>
      <w:numFmt w:val="bullet"/>
      <w:lvlText w:val=""/>
      <w:lvlJc w:val="left"/>
      <w:pPr>
        <w:ind w:left="4852" w:hanging="360"/>
      </w:pPr>
      <w:rPr>
        <w:rFonts w:hint="default" w:ascii="Symbol" w:hAnsi="Symbol"/>
      </w:rPr>
    </w:lvl>
    <w:lvl w:ilvl="7" w:tplc="09788520">
      <w:start w:val="1"/>
      <w:numFmt w:val="bullet"/>
      <w:lvlText w:val="o"/>
      <w:lvlJc w:val="left"/>
      <w:pPr>
        <w:ind w:left="5572" w:hanging="360"/>
      </w:pPr>
      <w:rPr>
        <w:rFonts w:hint="default" w:ascii="Courier New" w:hAnsi="Courier New"/>
      </w:rPr>
    </w:lvl>
    <w:lvl w:ilvl="8" w:tplc="A84CF9E4">
      <w:start w:val="1"/>
      <w:numFmt w:val="bullet"/>
      <w:lvlText w:val=""/>
      <w:lvlJc w:val="left"/>
      <w:pPr>
        <w:ind w:left="6292" w:hanging="360"/>
      </w:pPr>
      <w:rPr>
        <w:rFonts w:hint="default" w:ascii="Wingdings" w:hAnsi="Wingdings"/>
      </w:rPr>
    </w:lvl>
  </w:abstractNum>
  <w:abstractNum w:abstractNumId="4" w15:restartNumberingAfterBreak="0">
    <w:nsid w:val="2B2317C8"/>
    <w:multiLevelType w:val="multilevel"/>
    <w:tmpl w:val="1DFE097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E2F75B6"/>
    <w:multiLevelType w:val="hybridMultilevel"/>
    <w:tmpl w:val="FFFFFFFF"/>
    <w:lvl w:ilvl="0" w:tplc="A8DC8736">
      <w:start w:val="1"/>
      <w:numFmt w:val="bullet"/>
      <w:lvlText w:val="o"/>
      <w:lvlJc w:val="left"/>
      <w:pPr>
        <w:ind w:left="532" w:hanging="360"/>
      </w:pPr>
      <w:rPr>
        <w:rFonts w:hint="default" w:ascii="Courier New" w:hAnsi="Courier New"/>
      </w:rPr>
    </w:lvl>
    <w:lvl w:ilvl="1" w:tplc="8976FE32">
      <w:start w:val="1"/>
      <w:numFmt w:val="bullet"/>
      <w:lvlText w:val="o"/>
      <w:lvlJc w:val="left"/>
      <w:pPr>
        <w:ind w:left="1252" w:hanging="360"/>
      </w:pPr>
      <w:rPr>
        <w:rFonts w:hint="default" w:ascii="Courier New" w:hAnsi="Courier New"/>
      </w:rPr>
    </w:lvl>
    <w:lvl w:ilvl="2" w:tplc="6C0ED5CA">
      <w:start w:val="1"/>
      <w:numFmt w:val="bullet"/>
      <w:lvlText w:val=""/>
      <w:lvlJc w:val="left"/>
      <w:pPr>
        <w:ind w:left="1972" w:hanging="360"/>
      </w:pPr>
      <w:rPr>
        <w:rFonts w:hint="default" w:ascii="Wingdings" w:hAnsi="Wingdings"/>
      </w:rPr>
    </w:lvl>
    <w:lvl w:ilvl="3" w:tplc="6794F1BC">
      <w:start w:val="1"/>
      <w:numFmt w:val="bullet"/>
      <w:lvlText w:val=""/>
      <w:lvlJc w:val="left"/>
      <w:pPr>
        <w:ind w:left="2692" w:hanging="360"/>
      </w:pPr>
      <w:rPr>
        <w:rFonts w:hint="default" w:ascii="Symbol" w:hAnsi="Symbol"/>
      </w:rPr>
    </w:lvl>
    <w:lvl w:ilvl="4" w:tplc="55B0D2AE">
      <w:start w:val="1"/>
      <w:numFmt w:val="bullet"/>
      <w:lvlText w:val="o"/>
      <w:lvlJc w:val="left"/>
      <w:pPr>
        <w:ind w:left="3412" w:hanging="360"/>
      </w:pPr>
      <w:rPr>
        <w:rFonts w:hint="default" w:ascii="Courier New" w:hAnsi="Courier New"/>
      </w:rPr>
    </w:lvl>
    <w:lvl w:ilvl="5" w:tplc="17486C10">
      <w:start w:val="1"/>
      <w:numFmt w:val="bullet"/>
      <w:lvlText w:val=""/>
      <w:lvlJc w:val="left"/>
      <w:pPr>
        <w:ind w:left="4132" w:hanging="360"/>
      </w:pPr>
      <w:rPr>
        <w:rFonts w:hint="default" w:ascii="Wingdings" w:hAnsi="Wingdings"/>
      </w:rPr>
    </w:lvl>
    <w:lvl w:ilvl="6" w:tplc="18E20874">
      <w:start w:val="1"/>
      <w:numFmt w:val="bullet"/>
      <w:lvlText w:val=""/>
      <w:lvlJc w:val="left"/>
      <w:pPr>
        <w:ind w:left="4852" w:hanging="360"/>
      </w:pPr>
      <w:rPr>
        <w:rFonts w:hint="default" w:ascii="Symbol" w:hAnsi="Symbol"/>
      </w:rPr>
    </w:lvl>
    <w:lvl w:ilvl="7" w:tplc="BA306780">
      <w:start w:val="1"/>
      <w:numFmt w:val="bullet"/>
      <w:lvlText w:val="o"/>
      <w:lvlJc w:val="left"/>
      <w:pPr>
        <w:ind w:left="5572" w:hanging="360"/>
      </w:pPr>
      <w:rPr>
        <w:rFonts w:hint="default" w:ascii="Courier New" w:hAnsi="Courier New"/>
      </w:rPr>
    </w:lvl>
    <w:lvl w:ilvl="8" w:tplc="20B041E8">
      <w:start w:val="1"/>
      <w:numFmt w:val="bullet"/>
      <w:lvlText w:val=""/>
      <w:lvlJc w:val="left"/>
      <w:pPr>
        <w:ind w:left="6292" w:hanging="360"/>
      </w:pPr>
      <w:rPr>
        <w:rFonts w:hint="default" w:ascii="Wingdings" w:hAnsi="Wingdings"/>
      </w:rPr>
    </w:lvl>
  </w:abstractNum>
  <w:abstractNum w:abstractNumId="6" w15:restartNumberingAfterBreak="0">
    <w:nsid w:val="2E7C7B9D"/>
    <w:multiLevelType w:val="hybridMultilevel"/>
    <w:tmpl w:val="FFFFFFFF"/>
    <w:lvl w:ilvl="0" w:tplc="1CBA56E6">
      <w:start w:val="1"/>
      <w:numFmt w:val="bullet"/>
      <w:lvlText w:val="o"/>
      <w:lvlJc w:val="left"/>
      <w:pPr>
        <w:ind w:left="532" w:hanging="360"/>
      </w:pPr>
      <w:rPr>
        <w:rFonts w:hint="default" w:ascii="Courier New" w:hAnsi="Courier New"/>
      </w:rPr>
    </w:lvl>
    <w:lvl w:ilvl="1" w:tplc="50FC641A">
      <w:start w:val="1"/>
      <w:numFmt w:val="bullet"/>
      <w:lvlText w:val="o"/>
      <w:lvlJc w:val="left"/>
      <w:pPr>
        <w:ind w:left="1252" w:hanging="360"/>
      </w:pPr>
      <w:rPr>
        <w:rFonts w:hint="default" w:ascii="Courier New" w:hAnsi="Courier New"/>
      </w:rPr>
    </w:lvl>
    <w:lvl w:ilvl="2" w:tplc="B606B362">
      <w:start w:val="1"/>
      <w:numFmt w:val="bullet"/>
      <w:lvlText w:val=""/>
      <w:lvlJc w:val="left"/>
      <w:pPr>
        <w:ind w:left="1972" w:hanging="360"/>
      </w:pPr>
      <w:rPr>
        <w:rFonts w:hint="default" w:ascii="Wingdings" w:hAnsi="Wingdings"/>
      </w:rPr>
    </w:lvl>
    <w:lvl w:ilvl="3" w:tplc="346C5A4C">
      <w:start w:val="1"/>
      <w:numFmt w:val="bullet"/>
      <w:lvlText w:val=""/>
      <w:lvlJc w:val="left"/>
      <w:pPr>
        <w:ind w:left="2692" w:hanging="360"/>
      </w:pPr>
      <w:rPr>
        <w:rFonts w:hint="default" w:ascii="Symbol" w:hAnsi="Symbol"/>
      </w:rPr>
    </w:lvl>
    <w:lvl w:ilvl="4" w:tplc="794CE14A">
      <w:start w:val="1"/>
      <w:numFmt w:val="bullet"/>
      <w:lvlText w:val="o"/>
      <w:lvlJc w:val="left"/>
      <w:pPr>
        <w:ind w:left="3412" w:hanging="360"/>
      </w:pPr>
      <w:rPr>
        <w:rFonts w:hint="default" w:ascii="Courier New" w:hAnsi="Courier New"/>
      </w:rPr>
    </w:lvl>
    <w:lvl w:ilvl="5" w:tplc="6F709986">
      <w:start w:val="1"/>
      <w:numFmt w:val="bullet"/>
      <w:lvlText w:val=""/>
      <w:lvlJc w:val="left"/>
      <w:pPr>
        <w:ind w:left="4132" w:hanging="360"/>
      </w:pPr>
      <w:rPr>
        <w:rFonts w:hint="default" w:ascii="Wingdings" w:hAnsi="Wingdings"/>
      </w:rPr>
    </w:lvl>
    <w:lvl w:ilvl="6" w:tplc="1758D614">
      <w:start w:val="1"/>
      <w:numFmt w:val="bullet"/>
      <w:lvlText w:val=""/>
      <w:lvlJc w:val="left"/>
      <w:pPr>
        <w:ind w:left="4852" w:hanging="360"/>
      </w:pPr>
      <w:rPr>
        <w:rFonts w:hint="default" w:ascii="Symbol" w:hAnsi="Symbol"/>
      </w:rPr>
    </w:lvl>
    <w:lvl w:ilvl="7" w:tplc="6568AA9A">
      <w:start w:val="1"/>
      <w:numFmt w:val="bullet"/>
      <w:lvlText w:val="o"/>
      <w:lvlJc w:val="left"/>
      <w:pPr>
        <w:ind w:left="5572" w:hanging="360"/>
      </w:pPr>
      <w:rPr>
        <w:rFonts w:hint="default" w:ascii="Courier New" w:hAnsi="Courier New"/>
      </w:rPr>
    </w:lvl>
    <w:lvl w:ilvl="8" w:tplc="873A30DE">
      <w:start w:val="1"/>
      <w:numFmt w:val="bullet"/>
      <w:lvlText w:val=""/>
      <w:lvlJc w:val="left"/>
      <w:pPr>
        <w:ind w:left="6292" w:hanging="360"/>
      </w:pPr>
      <w:rPr>
        <w:rFonts w:hint="default" w:ascii="Wingdings" w:hAnsi="Wingdings"/>
      </w:rPr>
    </w:lvl>
  </w:abstractNum>
  <w:abstractNum w:abstractNumId="7" w15:restartNumberingAfterBreak="0">
    <w:nsid w:val="34D104CD"/>
    <w:multiLevelType w:val="hybridMultilevel"/>
    <w:tmpl w:val="80B06FE6"/>
    <w:lvl w:ilvl="0" w:tplc="04090005">
      <w:start w:val="1"/>
      <w:numFmt w:val="bullet"/>
      <w:lvlText w:val=""/>
      <w:lvlJc w:val="left"/>
      <w:pPr>
        <w:ind w:left="1800" w:hanging="360"/>
      </w:pPr>
      <w:rPr>
        <w:rFonts w:hint="default" w:ascii="Wingdings" w:hAnsi="Wingdings"/>
      </w:rPr>
    </w:lvl>
    <w:lvl w:ilvl="1" w:tplc="FFFFFFFF" w:tentative="1">
      <w:start w:val="1"/>
      <w:numFmt w:val="bullet"/>
      <w:lvlText w:val="o"/>
      <w:lvlJc w:val="left"/>
      <w:pPr>
        <w:ind w:left="2520" w:hanging="360"/>
      </w:pPr>
      <w:rPr>
        <w:rFonts w:hint="default" w:ascii="Courier New" w:hAnsi="Courier New" w:cs="Courier New"/>
      </w:rPr>
    </w:lvl>
    <w:lvl w:ilvl="2" w:tplc="FFFFFFFF" w:tentative="1">
      <w:start w:val="1"/>
      <w:numFmt w:val="bullet"/>
      <w:lvlText w:val=""/>
      <w:lvlJc w:val="left"/>
      <w:pPr>
        <w:ind w:left="3240" w:hanging="360"/>
      </w:pPr>
      <w:rPr>
        <w:rFonts w:hint="default" w:ascii="Wingdings" w:hAnsi="Wingdings"/>
      </w:rPr>
    </w:lvl>
    <w:lvl w:ilvl="3" w:tplc="FFFFFFFF" w:tentative="1">
      <w:start w:val="1"/>
      <w:numFmt w:val="bullet"/>
      <w:lvlText w:val=""/>
      <w:lvlJc w:val="left"/>
      <w:pPr>
        <w:ind w:left="3960" w:hanging="360"/>
      </w:pPr>
      <w:rPr>
        <w:rFonts w:hint="default" w:ascii="Symbol" w:hAnsi="Symbol"/>
      </w:rPr>
    </w:lvl>
    <w:lvl w:ilvl="4" w:tplc="FFFFFFFF" w:tentative="1">
      <w:start w:val="1"/>
      <w:numFmt w:val="bullet"/>
      <w:lvlText w:val="o"/>
      <w:lvlJc w:val="left"/>
      <w:pPr>
        <w:ind w:left="4680" w:hanging="360"/>
      </w:pPr>
      <w:rPr>
        <w:rFonts w:hint="default" w:ascii="Courier New" w:hAnsi="Courier New" w:cs="Courier New"/>
      </w:rPr>
    </w:lvl>
    <w:lvl w:ilvl="5" w:tplc="FFFFFFFF" w:tentative="1">
      <w:start w:val="1"/>
      <w:numFmt w:val="bullet"/>
      <w:lvlText w:val=""/>
      <w:lvlJc w:val="left"/>
      <w:pPr>
        <w:ind w:left="5400" w:hanging="360"/>
      </w:pPr>
      <w:rPr>
        <w:rFonts w:hint="default" w:ascii="Wingdings" w:hAnsi="Wingdings"/>
      </w:rPr>
    </w:lvl>
    <w:lvl w:ilvl="6" w:tplc="FFFFFFFF" w:tentative="1">
      <w:start w:val="1"/>
      <w:numFmt w:val="bullet"/>
      <w:lvlText w:val=""/>
      <w:lvlJc w:val="left"/>
      <w:pPr>
        <w:ind w:left="6120" w:hanging="360"/>
      </w:pPr>
      <w:rPr>
        <w:rFonts w:hint="default" w:ascii="Symbol" w:hAnsi="Symbol"/>
      </w:rPr>
    </w:lvl>
    <w:lvl w:ilvl="7" w:tplc="FFFFFFFF" w:tentative="1">
      <w:start w:val="1"/>
      <w:numFmt w:val="bullet"/>
      <w:lvlText w:val="o"/>
      <w:lvlJc w:val="left"/>
      <w:pPr>
        <w:ind w:left="6840" w:hanging="360"/>
      </w:pPr>
      <w:rPr>
        <w:rFonts w:hint="default" w:ascii="Courier New" w:hAnsi="Courier New" w:cs="Courier New"/>
      </w:rPr>
    </w:lvl>
    <w:lvl w:ilvl="8" w:tplc="FFFFFFFF" w:tentative="1">
      <w:start w:val="1"/>
      <w:numFmt w:val="bullet"/>
      <w:lvlText w:val=""/>
      <w:lvlJc w:val="left"/>
      <w:pPr>
        <w:ind w:left="7560" w:hanging="360"/>
      </w:pPr>
      <w:rPr>
        <w:rFonts w:hint="default" w:ascii="Wingdings" w:hAnsi="Wingdings"/>
      </w:rPr>
    </w:lvl>
  </w:abstractNum>
  <w:abstractNum w:abstractNumId="8" w15:restartNumberingAfterBreak="0">
    <w:nsid w:val="36576ED8"/>
    <w:multiLevelType w:val="multilevel"/>
    <w:tmpl w:val="46AA403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7D51C1F"/>
    <w:multiLevelType w:val="multilevel"/>
    <w:tmpl w:val="46AA403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B39956C"/>
    <w:multiLevelType w:val="hybridMultilevel"/>
    <w:tmpl w:val="FFFFFFFF"/>
    <w:lvl w:ilvl="0" w:tplc="F62E0CD2">
      <w:start w:val="1"/>
      <w:numFmt w:val="bullet"/>
      <w:lvlText w:val="o"/>
      <w:lvlJc w:val="left"/>
      <w:pPr>
        <w:ind w:left="532" w:hanging="360"/>
      </w:pPr>
      <w:rPr>
        <w:rFonts w:hint="default" w:ascii="Courier New" w:hAnsi="Courier New"/>
      </w:rPr>
    </w:lvl>
    <w:lvl w:ilvl="1" w:tplc="3F96DB54">
      <w:start w:val="1"/>
      <w:numFmt w:val="bullet"/>
      <w:lvlText w:val="o"/>
      <w:lvlJc w:val="left"/>
      <w:pPr>
        <w:ind w:left="1252" w:hanging="360"/>
      </w:pPr>
      <w:rPr>
        <w:rFonts w:hint="default" w:ascii="Courier New" w:hAnsi="Courier New"/>
      </w:rPr>
    </w:lvl>
    <w:lvl w:ilvl="2" w:tplc="DDCC6ED4">
      <w:start w:val="1"/>
      <w:numFmt w:val="bullet"/>
      <w:lvlText w:val=""/>
      <w:lvlJc w:val="left"/>
      <w:pPr>
        <w:ind w:left="1972" w:hanging="360"/>
      </w:pPr>
      <w:rPr>
        <w:rFonts w:hint="default" w:ascii="Wingdings" w:hAnsi="Wingdings"/>
      </w:rPr>
    </w:lvl>
    <w:lvl w:ilvl="3" w:tplc="3D9E35F4">
      <w:start w:val="1"/>
      <w:numFmt w:val="bullet"/>
      <w:lvlText w:val=""/>
      <w:lvlJc w:val="left"/>
      <w:pPr>
        <w:ind w:left="2692" w:hanging="360"/>
      </w:pPr>
      <w:rPr>
        <w:rFonts w:hint="default" w:ascii="Symbol" w:hAnsi="Symbol"/>
      </w:rPr>
    </w:lvl>
    <w:lvl w:ilvl="4" w:tplc="2CE25E8A">
      <w:start w:val="1"/>
      <w:numFmt w:val="bullet"/>
      <w:lvlText w:val="o"/>
      <w:lvlJc w:val="left"/>
      <w:pPr>
        <w:ind w:left="3412" w:hanging="360"/>
      </w:pPr>
      <w:rPr>
        <w:rFonts w:hint="default" w:ascii="Courier New" w:hAnsi="Courier New"/>
      </w:rPr>
    </w:lvl>
    <w:lvl w:ilvl="5" w:tplc="54907598">
      <w:start w:val="1"/>
      <w:numFmt w:val="bullet"/>
      <w:lvlText w:val=""/>
      <w:lvlJc w:val="left"/>
      <w:pPr>
        <w:ind w:left="4132" w:hanging="360"/>
      </w:pPr>
      <w:rPr>
        <w:rFonts w:hint="default" w:ascii="Wingdings" w:hAnsi="Wingdings"/>
      </w:rPr>
    </w:lvl>
    <w:lvl w:ilvl="6" w:tplc="C072627E">
      <w:start w:val="1"/>
      <w:numFmt w:val="bullet"/>
      <w:lvlText w:val=""/>
      <w:lvlJc w:val="left"/>
      <w:pPr>
        <w:ind w:left="4852" w:hanging="360"/>
      </w:pPr>
      <w:rPr>
        <w:rFonts w:hint="default" w:ascii="Symbol" w:hAnsi="Symbol"/>
      </w:rPr>
    </w:lvl>
    <w:lvl w:ilvl="7" w:tplc="F1B0867E">
      <w:start w:val="1"/>
      <w:numFmt w:val="bullet"/>
      <w:lvlText w:val="o"/>
      <w:lvlJc w:val="left"/>
      <w:pPr>
        <w:ind w:left="5572" w:hanging="360"/>
      </w:pPr>
      <w:rPr>
        <w:rFonts w:hint="default" w:ascii="Courier New" w:hAnsi="Courier New"/>
      </w:rPr>
    </w:lvl>
    <w:lvl w:ilvl="8" w:tplc="219CE0C6">
      <w:start w:val="1"/>
      <w:numFmt w:val="bullet"/>
      <w:lvlText w:val=""/>
      <w:lvlJc w:val="left"/>
      <w:pPr>
        <w:ind w:left="6292" w:hanging="360"/>
      </w:pPr>
      <w:rPr>
        <w:rFonts w:hint="default" w:ascii="Wingdings" w:hAnsi="Wingdings"/>
      </w:rPr>
    </w:lvl>
  </w:abstractNum>
  <w:abstractNum w:abstractNumId="11" w15:restartNumberingAfterBreak="0">
    <w:nsid w:val="3CDA39C3"/>
    <w:multiLevelType w:val="hybridMultilevel"/>
    <w:tmpl w:val="FFFFFFFF"/>
    <w:lvl w:ilvl="0" w:tplc="3FC4B702">
      <w:start w:val="1"/>
      <w:numFmt w:val="bullet"/>
      <w:lvlText w:val="o"/>
      <w:lvlJc w:val="left"/>
      <w:pPr>
        <w:ind w:left="532" w:hanging="360"/>
      </w:pPr>
      <w:rPr>
        <w:rFonts w:hint="default" w:ascii="Courier New" w:hAnsi="Courier New"/>
      </w:rPr>
    </w:lvl>
    <w:lvl w:ilvl="1" w:tplc="37D093E6">
      <w:start w:val="1"/>
      <w:numFmt w:val="bullet"/>
      <w:lvlText w:val="o"/>
      <w:lvlJc w:val="left"/>
      <w:pPr>
        <w:ind w:left="1252" w:hanging="360"/>
      </w:pPr>
      <w:rPr>
        <w:rFonts w:hint="default" w:ascii="Courier New" w:hAnsi="Courier New"/>
      </w:rPr>
    </w:lvl>
    <w:lvl w:ilvl="2" w:tplc="5A5045BE">
      <w:start w:val="1"/>
      <w:numFmt w:val="bullet"/>
      <w:lvlText w:val=""/>
      <w:lvlJc w:val="left"/>
      <w:pPr>
        <w:ind w:left="1972" w:hanging="360"/>
      </w:pPr>
      <w:rPr>
        <w:rFonts w:hint="default" w:ascii="Wingdings" w:hAnsi="Wingdings"/>
      </w:rPr>
    </w:lvl>
    <w:lvl w:ilvl="3" w:tplc="13D2CD14">
      <w:start w:val="1"/>
      <w:numFmt w:val="bullet"/>
      <w:lvlText w:val=""/>
      <w:lvlJc w:val="left"/>
      <w:pPr>
        <w:ind w:left="2692" w:hanging="360"/>
      </w:pPr>
      <w:rPr>
        <w:rFonts w:hint="default" w:ascii="Symbol" w:hAnsi="Symbol"/>
      </w:rPr>
    </w:lvl>
    <w:lvl w:ilvl="4" w:tplc="066225FC">
      <w:start w:val="1"/>
      <w:numFmt w:val="bullet"/>
      <w:lvlText w:val="o"/>
      <w:lvlJc w:val="left"/>
      <w:pPr>
        <w:ind w:left="3412" w:hanging="360"/>
      </w:pPr>
      <w:rPr>
        <w:rFonts w:hint="default" w:ascii="Courier New" w:hAnsi="Courier New"/>
      </w:rPr>
    </w:lvl>
    <w:lvl w:ilvl="5" w:tplc="7EDAD3BC">
      <w:start w:val="1"/>
      <w:numFmt w:val="bullet"/>
      <w:lvlText w:val=""/>
      <w:lvlJc w:val="left"/>
      <w:pPr>
        <w:ind w:left="4132" w:hanging="360"/>
      </w:pPr>
      <w:rPr>
        <w:rFonts w:hint="default" w:ascii="Wingdings" w:hAnsi="Wingdings"/>
      </w:rPr>
    </w:lvl>
    <w:lvl w:ilvl="6" w:tplc="61F0A67C">
      <w:start w:val="1"/>
      <w:numFmt w:val="bullet"/>
      <w:lvlText w:val=""/>
      <w:lvlJc w:val="left"/>
      <w:pPr>
        <w:ind w:left="4852" w:hanging="360"/>
      </w:pPr>
      <w:rPr>
        <w:rFonts w:hint="default" w:ascii="Symbol" w:hAnsi="Symbol"/>
      </w:rPr>
    </w:lvl>
    <w:lvl w:ilvl="7" w:tplc="7D2A32C8">
      <w:start w:val="1"/>
      <w:numFmt w:val="bullet"/>
      <w:lvlText w:val="o"/>
      <w:lvlJc w:val="left"/>
      <w:pPr>
        <w:ind w:left="5572" w:hanging="360"/>
      </w:pPr>
      <w:rPr>
        <w:rFonts w:hint="default" w:ascii="Courier New" w:hAnsi="Courier New"/>
      </w:rPr>
    </w:lvl>
    <w:lvl w:ilvl="8" w:tplc="6F20B53C">
      <w:start w:val="1"/>
      <w:numFmt w:val="bullet"/>
      <w:lvlText w:val=""/>
      <w:lvlJc w:val="left"/>
      <w:pPr>
        <w:ind w:left="6292" w:hanging="360"/>
      </w:pPr>
      <w:rPr>
        <w:rFonts w:hint="default" w:ascii="Wingdings" w:hAnsi="Wingdings"/>
      </w:rPr>
    </w:lvl>
  </w:abstractNum>
  <w:abstractNum w:abstractNumId="12" w15:restartNumberingAfterBreak="0">
    <w:nsid w:val="3D8B42C7"/>
    <w:multiLevelType w:val="multilevel"/>
    <w:tmpl w:val="061233E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FD37AD5"/>
    <w:multiLevelType w:val="hybridMultilevel"/>
    <w:tmpl w:val="FFFFFFFF"/>
    <w:lvl w:ilvl="0" w:tplc="B44EA276">
      <w:start w:val="1"/>
      <w:numFmt w:val="bullet"/>
      <w:lvlText w:val="o"/>
      <w:lvlJc w:val="left"/>
      <w:pPr>
        <w:ind w:left="532" w:hanging="360"/>
      </w:pPr>
      <w:rPr>
        <w:rFonts w:hint="default" w:ascii="Courier New" w:hAnsi="Courier New"/>
      </w:rPr>
    </w:lvl>
    <w:lvl w:ilvl="1" w:tplc="2168EE06">
      <w:start w:val="1"/>
      <w:numFmt w:val="bullet"/>
      <w:lvlText w:val="o"/>
      <w:lvlJc w:val="left"/>
      <w:pPr>
        <w:ind w:left="1252" w:hanging="360"/>
      </w:pPr>
      <w:rPr>
        <w:rFonts w:hint="default" w:ascii="Courier New" w:hAnsi="Courier New"/>
      </w:rPr>
    </w:lvl>
    <w:lvl w:ilvl="2" w:tplc="F11EC626">
      <w:start w:val="1"/>
      <w:numFmt w:val="bullet"/>
      <w:lvlText w:val=""/>
      <w:lvlJc w:val="left"/>
      <w:pPr>
        <w:ind w:left="1972" w:hanging="360"/>
      </w:pPr>
      <w:rPr>
        <w:rFonts w:hint="default" w:ascii="Wingdings" w:hAnsi="Wingdings"/>
      </w:rPr>
    </w:lvl>
    <w:lvl w:ilvl="3" w:tplc="4B86D6FC">
      <w:start w:val="1"/>
      <w:numFmt w:val="bullet"/>
      <w:lvlText w:val=""/>
      <w:lvlJc w:val="left"/>
      <w:pPr>
        <w:ind w:left="2692" w:hanging="360"/>
      </w:pPr>
      <w:rPr>
        <w:rFonts w:hint="default" w:ascii="Symbol" w:hAnsi="Symbol"/>
      </w:rPr>
    </w:lvl>
    <w:lvl w:ilvl="4" w:tplc="3F2CE336">
      <w:start w:val="1"/>
      <w:numFmt w:val="bullet"/>
      <w:lvlText w:val="o"/>
      <w:lvlJc w:val="left"/>
      <w:pPr>
        <w:ind w:left="3412" w:hanging="360"/>
      </w:pPr>
      <w:rPr>
        <w:rFonts w:hint="default" w:ascii="Courier New" w:hAnsi="Courier New"/>
      </w:rPr>
    </w:lvl>
    <w:lvl w:ilvl="5" w:tplc="1C8A4232">
      <w:start w:val="1"/>
      <w:numFmt w:val="bullet"/>
      <w:lvlText w:val=""/>
      <w:lvlJc w:val="left"/>
      <w:pPr>
        <w:ind w:left="4132" w:hanging="360"/>
      </w:pPr>
      <w:rPr>
        <w:rFonts w:hint="default" w:ascii="Wingdings" w:hAnsi="Wingdings"/>
      </w:rPr>
    </w:lvl>
    <w:lvl w:ilvl="6" w:tplc="0A6AD19C">
      <w:start w:val="1"/>
      <w:numFmt w:val="bullet"/>
      <w:lvlText w:val=""/>
      <w:lvlJc w:val="left"/>
      <w:pPr>
        <w:ind w:left="4852" w:hanging="360"/>
      </w:pPr>
      <w:rPr>
        <w:rFonts w:hint="default" w:ascii="Symbol" w:hAnsi="Symbol"/>
      </w:rPr>
    </w:lvl>
    <w:lvl w:ilvl="7" w:tplc="D896A53A">
      <w:start w:val="1"/>
      <w:numFmt w:val="bullet"/>
      <w:lvlText w:val="o"/>
      <w:lvlJc w:val="left"/>
      <w:pPr>
        <w:ind w:left="5572" w:hanging="360"/>
      </w:pPr>
      <w:rPr>
        <w:rFonts w:hint="default" w:ascii="Courier New" w:hAnsi="Courier New"/>
      </w:rPr>
    </w:lvl>
    <w:lvl w:ilvl="8" w:tplc="3A4A8D36">
      <w:start w:val="1"/>
      <w:numFmt w:val="bullet"/>
      <w:lvlText w:val=""/>
      <w:lvlJc w:val="left"/>
      <w:pPr>
        <w:ind w:left="6292" w:hanging="360"/>
      </w:pPr>
      <w:rPr>
        <w:rFonts w:hint="default" w:ascii="Wingdings" w:hAnsi="Wingdings"/>
      </w:rPr>
    </w:lvl>
  </w:abstractNum>
  <w:abstractNum w:abstractNumId="14" w15:restartNumberingAfterBreak="0">
    <w:nsid w:val="3FEC1257"/>
    <w:multiLevelType w:val="multilevel"/>
    <w:tmpl w:val="46AA403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0995CE9"/>
    <w:multiLevelType w:val="multilevel"/>
    <w:tmpl w:val="2F86719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23768B1"/>
    <w:multiLevelType w:val="hybridMultilevel"/>
    <w:tmpl w:val="520614AC"/>
    <w:lvl w:ilvl="0" w:tplc="04090003">
      <w:start w:val="1"/>
      <w:numFmt w:val="bullet"/>
      <w:lvlText w:val="o"/>
      <w:lvlJc w:val="left"/>
      <w:pPr>
        <w:ind w:left="1800" w:hanging="360"/>
      </w:pPr>
      <w:rPr>
        <w:rFonts w:hint="default" w:ascii="Courier New" w:hAnsi="Courier New" w:cs="Courier New"/>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7" w15:restartNumberingAfterBreak="0">
    <w:nsid w:val="42A45794"/>
    <w:multiLevelType w:val="multilevel"/>
    <w:tmpl w:val="3522A57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9E7A124"/>
    <w:multiLevelType w:val="hybridMultilevel"/>
    <w:tmpl w:val="FFFFFFFF"/>
    <w:lvl w:ilvl="0" w:tplc="B43CEFE6">
      <w:start w:val="1"/>
      <w:numFmt w:val="bullet"/>
      <w:lvlText w:val="o"/>
      <w:lvlJc w:val="left"/>
      <w:pPr>
        <w:ind w:left="532" w:hanging="360"/>
      </w:pPr>
      <w:rPr>
        <w:rFonts w:hint="default" w:ascii="Courier New" w:hAnsi="Courier New"/>
      </w:rPr>
    </w:lvl>
    <w:lvl w:ilvl="1" w:tplc="DA36F1CA">
      <w:start w:val="1"/>
      <w:numFmt w:val="bullet"/>
      <w:lvlText w:val="o"/>
      <w:lvlJc w:val="left"/>
      <w:pPr>
        <w:ind w:left="1252" w:hanging="360"/>
      </w:pPr>
      <w:rPr>
        <w:rFonts w:hint="default" w:ascii="Courier New" w:hAnsi="Courier New"/>
      </w:rPr>
    </w:lvl>
    <w:lvl w:ilvl="2" w:tplc="5BF4FA64">
      <w:start w:val="1"/>
      <w:numFmt w:val="bullet"/>
      <w:lvlText w:val=""/>
      <w:lvlJc w:val="left"/>
      <w:pPr>
        <w:ind w:left="1972" w:hanging="360"/>
      </w:pPr>
      <w:rPr>
        <w:rFonts w:hint="default" w:ascii="Wingdings" w:hAnsi="Wingdings"/>
      </w:rPr>
    </w:lvl>
    <w:lvl w:ilvl="3" w:tplc="8B0A7CE6">
      <w:start w:val="1"/>
      <w:numFmt w:val="bullet"/>
      <w:lvlText w:val=""/>
      <w:lvlJc w:val="left"/>
      <w:pPr>
        <w:ind w:left="2692" w:hanging="360"/>
      </w:pPr>
      <w:rPr>
        <w:rFonts w:hint="default" w:ascii="Symbol" w:hAnsi="Symbol"/>
      </w:rPr>
    </w:lvl>
    <w:lvl w:ilvl="4" w:tplc="F08E3C4E">
      <w:start w:val="1"/>
      <w:numFmt w:val="bullet"/>
      <w:lvlText w:val="o"/>
      <w:lvlJc w:val="left"/>
      <w:pPr>
        <w:ind w:left="3412" w:hanging="360"/>
      </w:pPr>
      <w:rPr>
        <w:rFonts w:hint="default" w:ascii="Courier New" w:hAnsi="Courier New"/>
      </w:rPr>
    </w:lvl>
    <w:lvl w:ilvl="5" w:tplc="FC1E9A12">
      <w:start w:val="1"/>
      <w:numFmt w:val="bullet"/>
      <w:lvlText w:val=""/>
      <w:lvlJc w:val="left"/>
      <w:pPr>
        <w:ind w:left="4132" w:hanging="360"/>
      </w:pPr>
      <w:rPr>
        <w:rFonts w:hint="default" w:ascii="Wingdings" w:hAnsi="Wingdings"/>
      </w:rPr>
    </w:lvl>
    <w:lvl w:ilvl="6" w:tplc="4D82C3BC">
      <w:start w:val="1"/>
      <w:numFmt w:val="bullet"/>
      <w:lvlText w:val=""/>
      <w:lvlJc w:val="left"/>
      <w:pPr>
        <w:ind w:left="4852" w:hanging="360"/>
      </w:pPr>
      <w:rPr>
        <w:rFonts w:hint="default" w:ascii="Symbol" w:hAnsi="Symbol"/>
      </w:rPr>
    </w:lvl>
    <w:lvl w:ilvl="7" w:tplc="97ECA298">
      <w:start w:val="1"/>
      <w:numFmt w:val="bullet"/>
      <w:lvlText w:val="o"/>
      <w:lvlJc w:val="left"/>
      <w:pPr>
        <w:ind w:left="5572" w:hanging="360"/>
      </w:pPr>
      <w:rPr>
        <w:rFonts w:hint="default" w:ascii="Courier New" w:hAnsi="Courier New"/>
      </w:rPr>
    </w:lvl>
    <w:lvl w:ilvl="8" w:tplc="1AEC18E0">
      <w:start w:val="1"/>
      <w:numFmt w:val="bullet"/>
      <w:lvlText w:val=""/>
      <w:lvlJc w:val="left"/>
      <w:pPr>
        <w:ind w:left="6292" w:hanging="360"/>
      </w:pPr>
      <w:rPr>
        <w:rFonts w:hint="default" w:ascii="Wingdings" w:hAnsi="Wingdings"/>
      </w:rPr>
    </w:lvl>
  </w:abstractNum>
  <w:abstractNum w:abstractNumId="19" w15:restartNumberingAfterBreak="0">
    <w:nsid w:val="51737B44"/>
    <w:multiLevelType w:val="multilevel"/>
    <w:tmpl w:val="5556479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7BCF5D7"/>
    <w:multiLevelType w:val="hybridMultilevel"/>
    <w:tmpl w:val="FFFFFFFF"/>
    <w:lvl w:ilvl="0" w:tplc="DA928AB2">
      <w:start w:val="1"/>
      <w:numFmt w:val="bullet"/>
      <w:lvlText w:val="o"/>
      <w:lvlJc w:val="left"/>
      <w:pPr>
        <w:ind w:left="532" w:hanging="360"/>
      </w:pPr>
      <w:rPr>
        <w:rFonts w:hint="default" w:ascii="Courier New" w:hAnsi="Courier New"/>
      </w:rPr>
    </w:lvl>
    <w:lvl w:ilvl="1" w:tplc="7AD230C6">
      <w:start w:val="1"/>
      <w:numFmt w:val="bullet"/>
      <w:lvlText w:val="o"/>
      <w:lvlJc w:val="left"/>
      <w:pPr>
        <w:ind w:left="1252" w:hanging="360"/>
      </w:pPr>
      <w:rPr>
        <w:rFonts w:hint="default" w:ascii="Courier New" w:hAnsi="Courier New"/>
      </w:rPr>
    </w:lvl>
    <w:lvl w:ilvl="2" w:tplc="9F727A7A">
      <w:start w:val="1"/>
      <w:numFmt w:val="bullet"/>
      <w:lvlText w:val=""/>
      <w:lvlJc w:val="left"/>
      <w:pPr>
        <w:ind w:left="1972" w:hanging="360"/>
      </w:pPr>
      <w:rPr>
        <w:rFonts w:hint="default" w:ascii="Wingdings" w:hAnsi="Wingdings"/>
      </w:rPr>
    </w:lvl>
    <w:lvl w:ilvl="3" w:tplc="20B64E44">
      <w:start w:val="1"/>
      <w:numFmt w:val="bullet"/>
      <w:lvlText w:val=""/>
      <w:lvlJc w:val="left"/>
      <w:pPr>
        <w:ind w:left="2692" w:hanging="360"/>
      </w:pPr>
      <w:rPr>
        <w:rFonts w:hint="default" w:ascii="Symbol" w:hAnsi="Symbol"/>
      </w:rPr>
    </w:lvl>
    <w:lvl w:ilvl="4" w:tplc="0464C53A">
      <w:start w:val="1"/>
      <w:numFmt w:val="bullet"/>
      <w:lvlText w:val="o"/>
      <w:lvlJc w:val="left"/>
      <w:pPr>
        <w:ind w:left="3412" w:hanging="360"/>
      </w:pPr>
      <w:rPr>
        <w:rFonts w:hint="default" w:ascii="Courier New" w:hAnsi="Courier New"/>
      </w:rPr>
    </w:lvl>
    <w:lvl w:ilvl="5" w:tplc="BB4A90B6">
      <w:start w:val="1"/>
      <w:numFmt w:val="bullet"/>
      <w:lvlText w:val=""/>
      <w:lvlJc w:val="left"/>
      <w:pPr>
        <w:ind w:left="4132" w:hanging="360"/>
      </w:pPr>
      <w:rPr>
        <w:rFonts w:hint="default" w:ascii="Wingdings" w:hAnsi="Wingdings"/>
      </w:rPr>
    </w:lvl>
    <w:lvl w:ilvl="6" w:tplc="075EDFEA">
      <w:start w:val="1"/>
      <w:numFmt w:val="bullet"/>
      <w:lvlText w:val=""/>
      <w:lvlJc w:val="left"/>
      <w:pPr>
        <w:ind w:left="4852" w:hanging="360"/>
      </w:pPr>
      <w:rPr>
        <w:rFonts w:hint="default" w:ascii="Symbol" w:hAnsi="Symbol"/>
      </w:rPr>
    </w:lvl>
    <w:lvl w:ilvl="7" w:tplc="D2D6FDE0">
      <w:start w:val="1"/>
      <w:numFmt w:val="bullet"/>
      <w:lvlText w:val="o"/>
      <w:lvlJc w:val="left"/>
      <w:pPr>
        <w:ind w:left="5572" w:hanging="360"/>
      </w:pPr>
      <w:rPr>
        <w:rFonts w:hint="default" w:ascii="Courier New" w:hAnsi="Courier New"/>
      </w:rPr>
    </w:lvl>
    <w:lvl w:ilvl="8" w:tplc="09CAC396">
      <w:start w:val="1"/>
      <w:numFmt w:val="bullet"/>
      <w:lvlText w:val=""/>
      <w:lvlJc w:val="left"/>
      <w:pPr>
        <w:ind w:left="6292" w:hanging="360"/>
      </w:pPr>
      <w:rPr>
        <w:rFonts w:hint="default" w:ascii="Wingdings" w:hAnsi="Wingdings"/>
      </w:rPr>
    </w:lvl>
  </w:abstractNum>
  <w:abstractNum w:abstractNumId="21" w15:restartNumberingAfterBreak="0">
    <w:nsid w:val="5C643747"/>
    <w:multiLevelType w:val="hybridMultilevel"/>
    <w:tmpl w:val="FFFFFFFF"/>
    <w:lvl w:ilvl="0" w:tplc="D664651E">
      <w:start w:val="1"/>
      <w:numFmt w:val="bullet"/>
      <w:lvlText w:val="o"/>
      <w:lvlJc w:val="left"/>
      <w:pPr>
        <w:ind w:left="532" w:hanging="360"/>
      </w:pPr>
      <w:rPr>
        <w:rFonts w:hint="default" w:ascii="Courier New" w:hAnsi="Courier New"/>
      </w:rPr>
    </w:lvl>
    <w:lvl w:ilvl="1" w:tplc="AC5E2D10">
      <w:start w:val="1"/>
      <w:numFmt w:val="bullet"/>
      <w:lvlText w:val="o"/>
      <w:lvlJc w:val="left"/>
      <w:pPr>
        <w:ind w:left="1252" w:hanging="360"/>
      </w:pPr>
      <w:rPr>
        <w:rFonts w:hint="default" w:ascii="Courier New" w:hAnsi="Courier New"/>
      </w:rPr>
    </w:lvl>
    <w:lvl w:ilvl="2" w:tplc="1F820A46">
      <w:start w:val="1"/>
      <w:numFmt w:val="bullet"/>
      <w:lvlText w:val=""/>
      <w:lvlJc w:val="left"/>
      <w:pPr>
        <w:ind w:left="1972" w:hanging="360"/>
      </w:pPr>
      <w:rPr>
        <w:rFonts w:hint="default" w:ascii="Wingdings" w:hAnsi="Wingdings"/>
      </w:rPr>
    </w:lvl>
    <w:lvl w:ilvl="3" w:tplc="A1AE22AC">
      <w:start w:val="1"/>
      <w:numFmt w:val="bullet"/>
      <w:lvlText w:val=""/>
      <w:lvlJc w:val="left"/>
      <w:pPr>
        <w:ind w:left="2692" w:hanging="360"/>
      </w:pPr>
      <w:rPr>
        <w:rFonts w:hint="default" w:ascii="Symbol" w:hAnsi="Symbol"/>
      </w:rPr>
    </w:lvl>
    <w:lvl w:ilvl="4" w:tplc="A3F80C9A">
      <w:start w:val="1"/>
      <w:numFmt w:val="bullet"/>
      <w:lvlText w:val="o"/>
      <w:lvlJc w:val="left"/>
      <w:pPr>
        <w:ind w:left="3412" w:hanging="360"/>
      </w:pPr>
      <w:rPr>
        <w:rFonts w:hint="default" w:ascii="Courier New" w:hAnsi="Courier New"/>
      </w:rPr>
    </w:lvl>
    <w:lvl w:ilvl="5" w:tplc="CB7C07D0">
      <w:start w:val="1"/>
      <w:numFmt w:val="bullet"/>
      <w:lvlText w:val=""/>
      <w:lvlJc w:val="left"/>
      <w:pPr>
        <w:ind w:left="4132" w:hanging="360"/>
      </w:pPr>
      <w:rPr>
        <w:rFonts w:hint="default" w:ascii="Wingdings" w:hAnsi="Wingdings"/>
      </w:rPr>
    </w:lvl>
    <w:lvl w:ilvl="6" w:tplc="F1C00E3C">
      <w:start w:val="1"/>
      <w:numFmt w:val="bullet"/>
      <w:lvlText w:val=""/>
      <w:lvlJc w:val="left"/>
      <w:pPr>
        <w:ind w:left="4852" w:hanging="360"/>
      </w:pPr>
      <w:rPr>
        <w:rFonts w:hint="default" w:ascii="Symbol" w:hAnsi="Symbol"/>
      </w:rPr>
    </w:lvl>
    <w:lvl w:ilvl="7" w:tplc="95CC183C">
      <w:start w:val="1"/>
      <w:numFmt w:val="bullet"/>
      <w:lvlText w:val="o"/>
      <w:lvlJc w:val="left"/>
      <w:pPr>
        <w:ind w:left="5572" w:hanging="360"/>
      </w:pPr>
      <w:rPr>
        <w:rFonts w:hint="default" w:ascii="Courier New" w:hAnsi="Courier New"/>
      </w:rPr>
    </w:lvl>
    <w:lvl w:ilvl="8" w:tplc="396C2BD6">
      <w:start w:val="1"/>
      <w:numFmt w:val="bullet"/>
      <w:lvlText w:val=""/>
      <w:lvlJc w:val="left"/>
      <w:pPr>
        <w:ind w:left="6292" w:hanging="360"/>
      </w:pPr>
      <w:rPr>
        <w:rFonts w:hint="default" w:ascii="Wingdings" w:hAnsi="Wingdings"/>
      </w:rPr>
    </w:lvl>
  </w:abstractNum>
  <w:abstractNum w:abstractNumId="22" w15:restartNumberingAfterBreak="0">
    <w:nsid w:val="5FFB6206"/>
    <w:multiLevelType w:val="multilevel"/>
    <w:tmpl w:val="87C068B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1D3A712"/>
    <w:multiLevelType w:val="hybridMultilevel"/>
    <w:tmpl w:val="FFFFFFFF"/>
    <w:lvl w:ilvl="0" w:tplc="B868E90E">
      <w:start w:val="1"/>
      <w:numFmt w:val="bullet"/>
      <w:lvlText w:val="o"/>
      <w:lvlJc w:val="left"/>
      <w:pPr>
        <w:ind w:left="532" w:hanging="360"/>
      </w:pPr>
      <w:rPr>
        <w:rFonts w:hint="default" w:ascii="Courier New" w:hAnsi="Courier New"/>
      </w:rPr>
    </w:lvl>
    <w:lvl w:ilvl="1" w:tplc="4DFE6FB6">
      <w:start w:val="1"/>
      <w:numFmt w:val="bullet"/>
      <w:lvlText w:val="o"/>
      <w:lvlJc w:val="left"/>
      <w:pPr>
        <w:ind w:left="1252" w:hanging="360"/>
      </w:pPr>
      <w:rPr>
        <w:rFonts w:hint="default" w:ascii="Courier New" w:hAnsi="Courier New"/>
      </w:rPr>
    </w:lvl>
    <w:lvl w:ilvl="2" w:tplc="0F4421D8">
      <w:start w:val="1"/>
      <w:numFmt w:val="bullet"/>
      <w:lvlText w:val=""/>
      <w:lvlJc w:val="left"/>
      <w:pPr>
        <w:ind w:left="1972" w:hanging="360"/>
      </w:pPr>
      <w:rPr>
        <w:rFonts w:hint="default" w:ascii="Wingdings" w:hAnsi="Wingdings"/>
      </w:rPr>
    </w:lvl>
    <w:lvl w:ilvl="3" w:tplc="B0D8BE9A">
      <w:start w:val="1"/>
      <w:numFmt w:val="bullet"/>
      <w:lvlText w:val=""/>
      <w:lvlJc w:val="left"/>
      <w:pPr>
        <w:ind w:left="2692" w:hanging="360"/>
      </w:pPr>
      <w:rPr>
        <w:rFonts w:hint="default" w:ascii="Symbol" w:hAnsi="Symbol"/>
      </w:rPr>
    </w:lvl>
    <w:lvl w:ilvl="4" w:tplc="9E88560A">
      <w:start w:val="1"/>
      <w:numFmt w:val="bullet"/>
      <w:lvlText w:val="o"/>
      <w:lvlJc w:val="left"/>
      <w:pPr>
        <w:ind w:left="3412" w:hanging="360"/>
      </w:pPr>
      <w:rPr>
        <w:rFonts w:hint="default" w:ascii="Courier New" w:hAnsi="Courier New"/>
      </w:rPr>
    </w:lvl>
    <w:lvl w:ilvl="5" w:tplc="3892AF3A">
      <w:start w:val="1"/>
      <w:numFmt w:val="bullet"/>
      <w:lvlText w:val=""/>
      <w:lvlJc w:val="left"/>
      <w:pPr>
        <w:ind w:left="4132" w:hanging="360"/>
      </w:pPr>
      <w:rPr>
        <w:rFonts w:hint="default" w:ascii="Wingdings" w:hAnsi="Wingdings"/>
      </w:rPr>
    </w:lvl>
    <w:lvl w:ilvl="6" w:tplc="B7A6FC0E">
      <w:start w:val="1"/>
      <w:numFmt w:val="bullet"/>
      <w:lvlText w:val=""/>
      <w:lvlJc w:val="left"/>
      <w:pPr>
        <w:ind w:left="4852" w:hanging="360"/>
      </w:pPr>
      <w:rPr>
        <w:rFonts w:hint="default" w:ascii="Symbol" w:hAnsi="Symbol"/>
      </w:rPr>
    </w:lvl>
    <w:lvl w:ilvl="7" w:tplc="4CD869A6">
      <w:start w:val="1"/>
      <w:numFmt w:val="bullet"/>
      <w:lvlText w:val="o"/>
      <w:lvlJc w:val="left"/>
      <w:pPr>
        <w:ind w:left="5572" w:hanging="360"/>
      </w:pPr>
      <w:rPr>
        <w:rFonts w:hint="default" w:ascii="Courier New" w:hAnsi="Courier New"/>
      </w:rPr>
    </w:lvl>
    <w:lvl w:ilvl="8" w:tplc="5BEE29D2">
      <w:start w:val="1"/>
      <w:numFmt w:val="bullet"/>
      <w:lvlText w:val=""/>
      <w:lvlJc w:val="left"/>
      <w:pPr>
        <w:ind w:left="6292" w:hanging="360"/>
      </w:pPr>
      <w:rPr>
        <w:rFonts w:hint="default" w:ascii="Wingdings" w:hAnsi="Wingdings"/>
      </w:rPr>
    </w:lvl>
  </w:abstractNum>
  <w:abstractNum w:abstractNumId="24" w15:restartNumberingAfterBreak="0">
    <w:nsid w:val="65635BF2"/>
    <w:multiLevelType w:val="multilevel"/>
    <w:tmpl w:val="46AA4034"/>
    <w:lvl w:ilvl="0">
      <w:start w:val="1"/>
      <w:numFmt w:val="bullet"/>
      <w:lvlText w:val=""/>
      <w:lvlJc w:val="left"/>
      <w:pPr>
        <w:tabs>
          <w:tab w:val="num" w:pos="1080"/>
        </w:tabs>
        <w:ind w:left="1080" w:hanging="360"/>
      </w:pPr>
      <w:rPr>
        <w:rFonts w:hint="default" w:ascii="Symbol" w:hAnsi="Symbol"/>
        <w:sz w:val="20"/>
      </w:rPr>
    </w:lvl>
    <w:lvl w:ilvl="1">
      <w:start w:val="1"/>
      <w:numFmt w:val="bullet"/>
      <w:lvlText w:val="o"/>
      <w:lvlJc w:val="left"/>
      <w:pPr>
        <w:tabs>
          <w:tab w:val="num" w:pos="1800"/>
        </w:tabs>
        <w:ind w:left="1800" w:hanging="360"/>
      </w:pPr>
      <w:rPr>
        <w:rFonts w:hint="default" w:ascii="Courier New" w:hAnsi="Courier New"/>
        <w:sz w:val="20"/>
      </w:rPr>
    </w:lvl>
    <w:lvl w:ilvl="2">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5" w15:restartNumberingAfterBreak="0">
    <w:nsid w:val="756B61BC"/>
    <w:multiLevelType w:val="hybridMultilevel"/>
    <w:tmpl w:val="485E9B7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7CA106E0"/>
    <w:multiLevelType w:val="multilevel"/>
    <w:tmpl w:val="DE9487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81428750">
    <w:abstractNumId w:val="8"/>
  </w:num>
  <w:num w:numId="2" w16cid:durableId="63186194">
    <w:abstractNumId w:val="12"/>
  </w:num>
  <w:num w:numId="3" w16cid:durableId="1331715179">
    <w:abstractNumId w:val="22"/>
  </w:num>
  <w:num w:numId="4" w16cid:durableId="12608967">
    <w:abstractNumId w:val="17"/>
  </w:num>
  <w:num w:numId="5" w16cid:durableId="1996370990">
    <w:abstractNumId w:val="15"/>
  </w:num>
  <w:num w:numId="6" w16cid:durableId="294140346">
    <w:abstractNumId w:val="0"/>
  </w:num>
  <w:num w:numId="7" w16cid:durableId="1779443675">
    <w:abstractNumId w:val="19"/>
  </w:num>
  <w:num w:numId="8" w16cid:durableId="1545023146">
    <w:abstractNumId w:val="4"/>
  </w:num>
  <w:num w:numId="9" w16cid:durableId="1801142893">
    <w:abstractNumId w:val="26"/>
  </w:num>
  <w:num w:numId="10" w16cid:durableId="114642147">
    <w:abstractNumId w:val="2"/>
  </w:num>
  <w:num w:numId="11" w16cid:durableId="2146509358">
    <w:abstractNumId w:val="25"/>
  </w:num>
  <w:num w:numId="12" w16cid:durableId="1431513584">
    <w:abstractNumId w:val="10"/>
  </w:num>
  <w:num w:numId="13" w16cid:durableId="1440182194">
    <w:abstractNumId w:val="20"/>
  </w:num>
  <w:num w:numId="14" w16cid:durableId="811556283">
    <w:abstractNumId w:val="13"/>
  </w:num>
  <w:num w:numId="15" w16cid:durableId="1541437490">
    <w:abstractNumId w:val="3"/>
  </w:num>
  <w:num w:numId="16" w16cid:durableId="838735885">
    <w:abstractNumId w:val="18"/>
  </w:num>
  <w:num w:numId="17" w16cid:durableId="461536756">
    <w:abstractNumId w:val="5"/>
  </w:num>
  <w:num w:numId="18" w16cid:durableId="1647975536">
    <w:abstractNumId w:val="23"/>
  </w:num>
  <w:num w:numId="19" w16cid:durableId="106854101">
    <w:abstractNumId w:val="11"/>
  </w:num>
  <w:num w:numId="20" w16cid:durableId="1692686990">
    <w:abstractNumId w:val="6"/>
  </w:num>
  <w:num w:numId="21" w16cid:durableId="521943077">
    <w:abstractNumId w:val="21"/>
  </w:num>
  <w:num w:numId="22" w16cid:durableId="1481579826">
    <w:abstractNumId w:val="16"/>
  </w:num>
  <w:num w:numId="23" w16cid:durableId="1738822569">
    <w:abstractNumId w:val="7"/>
  </w:num>
  <w:num w:numId="24" w16cid:durableId="833182179">
    <w:abstractNumId w:val="1"/>
  </w:num>
  <w:num w:numId="25" w16cid:durableId="1262302943">
    <w:abstractNumId w:val="14"/>
  </w:num>
  <w:num w:numId="26" w16cid:durableId="2142770249">
    <w:abstractNumId w:val="24"/>
  </w:num>
  <w:num w:numId="27" w16cid:durableId="1286811578">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Reshma Carter">
    <w15:presenceInfo w15:providerId="AD" w15:userId="S::reshma.carter@catalystmeded.com::3e128749-630c-4c7b-a85b-2c24edc2d6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tru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2E6"/>
    <w:rsid w:val="00000CD2"/>
    <w:rsid w:val="00011237"/>
    <w:rsid w:val="00013371"/>
    <w:rsid w:val="00013B7B"/>
    <w:rsid w:val="00015075"/>
    <w:rsid w:val="00016615"/>
    <w:rsid w:val="00016DA7"/>
    <w:rsid w:val="00030608"/>
    <w:rsid w:val="00030660"/>
    <w:rsid w:val="00042210"/>
    <w:rsid w:val="000623D7"/>
    <w:rsid w:val="000649C0"/>
    <w:rsid w:val="00075BB4"/>
    <w:rsid w:val="000803E8"/>
    <w:rsid w:val="00083DB1"/>
    <w:rsid w:val="00085605"/>
    <w:rsid w:val="00091408"/>
    <w:rsid w:val="00092C71"/>
    <w:rsid w:val="00093921"/>
    <w:rsid w:val="00096386"/>
    <w:rsid w:val="000A316C"/>
    <w:rsid w:val="000A59C4"/>
    <w:rsid w:val="000B0139"/>
    <w:rsid w:val="000B7EC0"/>
    <w:rsid w:val="000C3EF7"/>
    <w:rsid w:val="000C6E2A"/>
    <w:rsid w:val="000D685A"/>
    <w:rsid w:val="000F1880"/>
    <w:rsid w:val="00104A21"/>
    <w:rsid w:val="00111C2A"/>
    <w:rsid w:val="00113ED8"/>
    <w:rsid w:val="00121E68"/>
    <w:rsid w:val="00122A99"/>
    <w:rsid w:val="0013335E"/>
    <w:rsid w:val="001376AF"/>
    <w:rsid w:val="00142504"/>
    <w:rsid w:val="00145335"/>
    <w:rsid w:val="00146D8A"/>
    <w:rsid w:val="00165FBC"/>
    <w:rsid w:val="001663F2"/>
    <w:rsid w:val="00170848"/>
    <w:rsid w:val="00171DAA"/>
    <w:rsid w:val="0017411C"/>
    <w:rsid w:val="0017762C"/>
    <w:rsid w:val="00181730"/>
    <w:rsid w:val="00185890"/>
    <w:rsid w:val="00190D77"/>
    <w:rsid w:val="001956FF"/>
    <w:rsid w:val="001A1798"/>
    <w:rsid w:val="001A418A"/>
    <w:rsid w:val="001A76A1"/>
    <w:rsid w:val="001C5C15"/>
    <w:rsid w:val="001D0EF0"/>
    <w:rsid w:val="001D1CD8"/>
    <w:rsid w:val="001E2881"/>
    <w:rsid w:val="00211A6B"/>
    <w:rsid w:val="002247C0"/>
    <w:rsid w:val="00225F46"/>
    <w:rsid w:val="00227998"/>
    <w:rsid w:val="00230E50"/>
    <w:rsid w:val="00234C40"/>
    <w:rsid w:val="00235543"/>
    <w:rsid w:val="002360DA"/>
    <w:rsid w:val="00250215"/>
    <w:rsid w:val="0025091A"/>
    <w:rsid w:val="0025315B"/>
    <w:rsid w:val="00261BC8"/>
    <w:rsid w:val="00262B47"/>
    <w:rsid w:val="002679FC"/>
    <w:rsid w:val="002756AF"/>
    <w:rsid w:val="002A14E0"/>
    <w:rsid w:val="002C38CC"/>
    <w:rsid w:val="002C3C01"/>
    <w:rsid w:val="002C42BF"/>
    <w:rsid w:val="002D05CF"/>
    <w:rsid w:val="002D5EFF"/>
    <w:rsid w:val="002E2822"/>
    <w:rsid w:val="002E539B"/>
    <w:rsid w:val="002F2269"/>
    <w:rsid w:val="00301CEE"/>
    <w:rsid w:val="003025A9"/>
    <w:rsid w:val="00303170"/>
    <w:rsid w:val="0031505F"/>
    <w:rsid w:val="00315C5A"/>
    <w:rsid w:val="003300B0"/>
    <w:rsid w:val="00332DEE"/>
    <w:rsid w:val="00332F69"/>
    <w:rsid w:val="00344639"/>
    <w:rsid w:val="00351E51"/>
    <w:rsid w:val="00355E96"/>
    <w:rsid w:val="0036770D"/>
    <w:rsid w:val="00381F32"/>
    <w:rsid w:val="00383B32"/>
    <w:rsid w:val="00384F3B"/>
    <w:rsid w:val="00393F50"/>
    <w:rsid w:val="003C46E6"/>
    <w:rsid w:val="003D2AC5"/>
    <w:rsid w:val="003D7F53"/>
    <w:rsid w:val="003F1742"/>
    <w:rsid w:val="003F281E"/>
    <w:rsid w:val="003F2BC7"/>
    <w:rsid w:val="003F4521"/>
    <w:rsid w:val="0040267C"/>
    <w:rsid w:val="00402E18"/>
    <w:rsid w:val="00404209"/>
    <w:rsid w:val="00423327"/>
    <w:rsid w:val="004238DD"/>
    <w:rsid w:val="00424B16"/>
    <w:rsid w:val="00443268"/>
    <w:rsid w:val="00446AEF"/>
    <w:rsid w:val="00454A4D"/>
    <w:rsid w:val="00457E4F"/>
    <w:rsid w:val="00461FF0"/>
    <w:rsid w:val="004636B9"/>
    <w:rsid w:val="004659AE"/>
    <w:rsid w:val="004707FE"/>
    <w:rsid w:val="00482523"/>
    <w:rsid w:val="004878E8"/>
    <w:rsid w:val="0049105F"/>
    <w:rsid w:val="004A3E6E"/>
    <w:rsid w:val="004A3FB8"/>
    <w:rsid w:val="004C0E7B"/>
    <w:rsid w:val="004C2F96"/>
    <w:rsid w:val="004C5F59"/>
    <w:rsid w:val="004D42F1"/>
    <w:rsid w:val="004D4BFC"/>
    <w:rsid w:val="004D7F99"/>
    <w:rsid w:val="004F0A1A"/>
    <w:rsid w:val="004F1E85"/>
    <w:rsid w:val="004F3771"/>
    <w:rsid w:val="004F795F"/>
    <w:rsid w:val="00520B33"/>
    <w:rsid w:val="005344F9"/>
    <w:rsid w:val="00534AEF"/>
    <w:rsid w:val="00536281"/>
    <w:rsid w:val="00536A20"/>
    <w:rsid w:val="00552B6C"/>
    <w:rsid w:val="00552BF9"/>
    <w:rsid w:val="0055433C"/>
    <w:rsid w:val="0055712D"/>
    <w:rsid w:val="00562441"/>
    <w:rsid w:val="00580A9B"/>
    <w:rsid w:val="0058330E"/>
    <w:rsid w:val="005836C3"/>
    <w:rsid w:val="00583B21"/>
    <w:rsid w:val="005846CC"/>
    <w:rsid w:val="00593384"/>
    <w:rsid w:val="00594D2A"/>
    <w:rsid w:val="005957E2"/>
    <w:rsid w:val="005B243B"/>
    <w:rsid w:val="005B5EF2"/>
    <w:rsid w:val="005C0487"/>
    <w:rsid w:val="005C49EC"/>
    <w:rsid w:val="005D4CC8"/>
    <w:rsid w:val="005D75D6"/>
    <w:rsid w:val="005F756B"/>
    <w:rsid w:val="00622EA6"/>
    <w:rsid w:val="00631739"/>
    <w:rsid w:val="00643973"/>
    <w:rsid w:val="006540C6"/>
    <w:rsid w:val="00677D34"/>
    <w:rsid w:val="006840CE"/>
    <w:rsid w:val="006864B9"/>
    <w:rsid w:val="006A11C5"/>
    <w:rsid w:val="006A59F2"/>
    <w:rsid w:val="006A6EBC"/>
    <w:rsid w:val="006A7E12"/>
    <w:rsid w:val="006B6107"/>
    <w:rsid w:val="006B681C"/>
    <w:rsid w:val="006C5162"/>
    <w:rsid w:val="006C6729"/>
    <w:rsid w:val="006D7E8E"/>
    <w:rsid w:val="006E1CE4"/>
    <w:rsid w:val="006F0D20"/>
    <w:rsid w:val="006F1BF9"/>
    <w:rsid w:val="006F2610"/>
    <w:rsid w:val="006F6A9A"/>
    <w:rsid w:val="00705FBE"/>
    <w:rsid w:val="007065AC"/>
    <w:rsid w:val="00714CAB"/>
    <w:rsid w:val="0071725E"/>
    <w:rsid w:val="0072390B"/>
    <w:rsid w:val="007301D3"/>
    <w:rsid w:val="007317A0"/>
    <w:rsid w:val="00740D11"/>
    <w:rsid w:val="00743C87"/>
    <w:rsid w:val="0074404F"/>
    <w:rsid w:val="007512D1"/>
    <w:rsid w:val="00756682"/>
    <w:rsid w:val="007603DF"/>
    <w:rsid w:val="00771F46"/>
    <w:rsid w:val="00773438"/>
    <w:rsid w:val="00784630"/>
    <w:rsid w:val="007846E4"/>
    <w:rsid w:val="00785C99"/>
    <w:rsid w:val="00787443"/>
    <w:rsid w:val="00791117"/>
    <w:rsid w:val="007969B7"/>
    <w:rsid w:val="007A5ECF"/>
    <w:rsid w:val="007B38BB"/>
    <w:rsid w:val="007C27BE"/>
    <w:rsid w:val="007C3EAA"/>
    <w:rsid w:val="007C5973"/>
    <w:rsid w:val="007D34C7"/>
    <w:rsid w:val="007D7974"/>
    <w:rsid w:val="007E02E6"/>
    <w:rsid w:val="007E1E07"/>
    <w:rsid w:val="007E66FD"/>
    <w:rsid w:val="007E6A56"/>
    <w:rsid w:val="007F5429"/>
    <w:rsid w:val="008009BE"/>
    <w:rsid w:val="00803EA3"/>
    <w:rsid w:val="00837D12"/>
    <w:rsid w:val="0084014C"/>
    <w:rsid w:val="00844B10"/>
    <w:rsid w:val="008476E8"/>
    <w:rsid w:val="00847791"/>
    <w:rsid w:val="0085574C"/>
    <w:rsid w:val="008637CF"/>
    <w:rsid w:val="00865D86"/>
    <w:rsid w:val="00871EDB"/>
    <w:rsid w:val="0087501B"/>
    <w:rsid w:val="00875FF6"/>
    <w:rsid w:val="0089618C"/>
    <w:rsid w:val="008A44AF"/>
    <w:rsid w:val="008B5EB6"/>
    <w:rsid w:val="008D1655"/>
    <w:rsid w:val="008D1920"/>
    <w:rsid w:val="008D70CE"/>
    <w:rsid w:val="008E7F2A"/>
    <w:rsid w:val="008F4D8C"/>
    <w:rsid w:val="009253FF"/>
    <w:rsid w:val="00944696"/>
    <w:rsid w:val="00945913"/>
    <w:rsid w:val="00954C15"/>
    <w:rsid w:val="0097696D"/>
    <w:rsid w:val="00976A90"/>
    <w:rsid w:val="00982CCD"/>
    <w:rsid w:val="00983C33"/>
    <w:rsid w:val="00987651"/>
    <w:rsid w:val="00994D68"/>
    <w:rsid w:val="009A0144"/>
    <w:rsid w:val="009A19BE"/>
    <w:rsid w:val="009A23E5"/>
    <w:rsid w:val="009B3D4A"/>
    <w:rsid w:val="009B66DE"/>
    <w:rsid w:val="009C7F71"/>
    <w:rsid w:val="009D16BC"/>
    <w:rsid w:val="009D773C"/>
    <w:rsid w:val="009E0A71"/>
    <w:rsid w:val="009E5DA7"/>
    <w:rsid w:val="009E703D"/>
    <w:rsid w:val="00A008F1"/>
    <w:rsid w:val="00A03A00"/>
    <w:rsid w:val="00A07AD6"/>
    <w:rsid w:val="00A1526A"/>
    <w:rsid w:val="00A26B41"/>
    <w:rsid w:val="00A31F4F"/>
    <w:rsid w:val="00A464D9"/>
    <w:rsid w:val="00A512DC"/>
    <w:rsid w:val="00A55081"/>
    <w:rsid w:val="00A65BDE"/>
    <w:rsid w:val="00A803CC"/>
    <w:rsid w:val="00A834F8"/>
    <w:rsid w:val="00A91CCF"/>
    <w:rsid w:val="00A939EE"/>
    <w:rsid w:val="00AA2650"/>
    <w:rsid w:val="00AB3ADE"/>
    <w:rsid w:val="00AB3F8A"/>
    <w:rsid w:val="00AC03DE"/>
    <w:rsid w:val="00AC1ECF"/>
    <w:rsid w:val="00AC4723"/>
    <w:rsid w:val="00AD2CEC"/>
    <w:rsid w:val="00AE2EEA"/>
    <w:rsid w:val="00AF0DC5"/>
    <w:rsid w:val="00B05A15"/>
    <w:rsid w:val="00B11557"/>
    <w:rsid w:val="00B13DA9"/>
    <w:rsid w:val="00B34E81"/>
    <w:rsid w:val="00B5328A"/>
    <w:rsid w:val="00B55324"/>
    <w:rsid w:val="00B563F8"/>
    <w:rsid w:val="00B573BC"/>
    <w:rsid w:val="00B60357"/>
    <w:rsid w:val="00B67EBF"/>
    <w:rsid w:val="00B77A56"/>
    <w:rsid w:val="00B814B7"/>
    <w:rsid w:val="00BA07E3"/>
    <w:rsid w:val="00BB0795"/>
    <w:rsid w:val="00BE6060"/>
    <w:rsid w:val="00BF4859"/>
    <w:rsid w:val="00C06F01"/>
    <w:rsid w:val="00C078CC"/>
    <w:rsid w:val="00C14738"/>
    <w:rsid w:val="00C27A4E"/>
    <w:rsid w:val="00C363C2"/>
    <w:rsid w:val="00C36500"/>
    <w:rsid w:val="00C4716D"/>
    <w:rsid w:val="00C5073D"/>
    <w:rsid w:val="00C53A20"/>
    <w:rsid w:val="00C53DA4"/>
    <w:rsid w:val="00C56704"/>
    <w:rsid w:val="00C57458"/>
    <w:rsid w:val="00C5771D"/>
    <w:rsid w:val="00C63B24"/>
    <w:rsid w:val="00C75206"/>
    <w:rsid w:val="00C85A89"/>
    <w:rsid w:val="00C92899"/>
    <w:rsid w:val="00C9473E"/>
    <w:rsid w:val="00CA09DE"/>
    <w:rsid w:val="00CA53C4"/>
    <w:rsid w:val="00CB01DD"/>
    <w:rsid w:val="00CC2DCC"/>
    <w:rsid w:val="00CD20B8"/>
    <w:rsid w:val="00CD25A0"/>
    <w:rsid w:val="00CD2DDE"/>
    <w:rsid w:val="00CE2876"/>
    <w:rsid w:val="00D2787F"/>
    <w:rsid w:val="00D34BBD"/>
    <w:rsid w:val="00D360A5"/>
    <w:rsid w:val="00D4007A"/>
    <w:rsid w:val="00D60D7C"/>
    <w:rsid w:val="00D666AC"/>
    <w:rsid w:val="00D73609"/>
    <w:rsid w:val="00D748D5"/>
    <w:rsid w:val="00D8421C"/>
    <w:rsid w:val="00D93186"/>
    <w:rsid w:val="00DA0084"/>
    <w:rsid w:val="00DC06B2"/>
    <w:rsid w:val="00DC15A6"/>
    <w:rsid w:val="00DD295A"/>
    <w:rsid w:val="00DE0420"/>
    <w:rsid w:val="00DE3612"/>
    <w:rsid w:val="00DF630F"/>
    <w:rsid w:val="00DF678E"/>
    <w:rsid w:val="00DF67B5"/>
    <w:rsid w:val="00DF7477"/>
    <w:rsid w:val="00E14109"/>
    <w:rsid w:val="00E20D9E"/>
    <w:rsid w:val="00E3317D"/>
    <w:rsid w:val="00E35C82"/>
    <w:rsid w:val="00E37703"/>
    <w:rsid w:val="00E66251"/>
    <w:rsid w:val="00E73E09"/>
    <w:rsid w:val="00E86BDB"/>
    <w:rsid w:val="00E936EC"/>
    <w:rsid w:val="00EB150B"/>
    <w:rsid w:val="00EC6144"/>
    <w:rsid w:val="00ED6A44"/>
    <w:rsid w:val="00EE775C"/>
    <w:rsid w:val="00EF4FA1"/>
    <w:rsid w:val="00EF6280"/>
    <w:rsid w:val="00F11FC5"/>
    <w:rsid w:val="00F12CD9"/>
    <w:rsid w:val="00F1CF3E"/>
    <w:rsid w:val="00F2130E"/>
    <w:rsid w:val="00F21D3A"/>
    <w:rsid w:val="00F3454A"/>
    <w:rsid w:val="00F35AB9"/>
    <w:rsid w:val="00F41CAA"/>
    <w:rsid w:val="00F42B63"/>
    <w:rsid w:val="00F476A8"/>
    <w:rsid w:val="00F55CCA"/>
    <w:rsid w:val="00F674E6"/>
    <w:rsid w:val="00F76217"/>
    <w:rsid w:val="00F77E5C"/>
    <w:rsid w:val="00FD23DE"/>
    <w:rsid w:val="00FE0298"/>
    <w:rsid w:val="00FE38C2"/>
    <w:rsid w:val="00FE427A"/>
    <w:rsid w:val="00FE4BD3"/>
    <w:rsid w:val="00FE695F"/>
    <w:rsid w:val="0106DB6C"/>
    <w:rsid w:val="011DBE3D"/>
    <w:rsid w:val="01E846D2"/>
    <w:rsid w:val="0278B42F"/>
    <w:rsid w:val="028DD2B0"/>
    <w:rsid w:val="02C15841"/>
    <w:rsid w:val="03549B41"/>
    <w:rsid w:val="03E53C1E"/>
    <w:rsid w:val="05C0791B"/>
    <w:rsid w:val="0657C2BA"/>
    <w:rsid w:val="08241899"/>
    <w:rsid w:val="097D252E"/>
    <w:rsid w:val="0A0D755A"/>
    <w:rsid w:val="0A55E3A2"/>
    <w:rsid w:val="0A5844B7"/>
    <w:rsid w:val="0B72AEDE"/>
    <w:rsid w:val="0B793B5F"/>
    <w:rsid w:val="0B9EFA7C"/>
    <w:rsid w:val="0C641FC8"/>
    <w:rsid w:val="0C8D6407"/>
    <w:rsid w:val="0E4EC18A"/>
    <w:rsid w:val="0E5A1F92"/>
    <w:rsid w:val="0ED98958"/>
    <w:rsid w:val="0EEFE4A8"/>
    <w:rsid w:val="0FD9F3AB"/>
    <w:rsid w:val="1038D334"/>
    <w:rsid w:val="10742423"/>
    <w:rsid w:val="1084A5FA"/>
    <w:rsid w:val="10B94C4F"/>
    <w:rsid w:val="11566EE4"/>
    <w:rsid w:val="1158A966"/>
    <w:rsid w:val="116F56AC"/>
    <w:rsid w:val="11C59625"/>
    <w:rsid w:val="12802455"/>
    <w:rsid w:val="12A36F62"/>
    <w:rsid w:val="133F6BD2"/>
    <w:rsid w:val="13556D02"/>
    <w:rsid w:val="137B695B"/>
    <w:rsid w:val="13820A37"/>
    <w:rsid w:val="14CEE0A9"/>
    <w:rsid w:val="1526FB7A"/>
    <w:rsid w:val="156EE185"/>
    <w:rsid w:val="158071AE"/>
    <w:rsid w:val="15B9186B"/>
    <w:rsid w:val="15E150AA"/>
    <w:rsid w:val="16F411CD"/>
    <w:rsid w:val="17574338"/>
    <w:rsid w:val="17FE79B1"/>
    <w:rsid w:val="180FAE37"/>
    <w:rsid w:val="183FCDD4"/>
    <w:rsid w:val="186846C5"/>
    <w:rsid w:val="1AB1BF67"/>
    <w:rsid w:val="1ABDE1C0"/>
    <w:rsid w:val="1AC3C24A"/>
    <w:rsid w:val="1AE5D7B5"/>
    <w:rsid w:val="1B05C025"/>
    <w:rsid w:val="1BC38ACD"/>
    <w:rsid w:val="1BFC83C0"/>
    <w:rsid w:val="1C2FF679"/>
    <w:rsid w:val="1D357242"/>
    <w:rsid w:val="1E239839"/>
    <w:rsid w:val="1E7CBD70"/>
    <w:rsid w:val="1EFBC3FE"/>
    <w:rsid w:val="1F8A8942"/>
    <w:rsid w:val="1FBAFB13"/>
    <w:rsid w:val="1FCCE001"/>
    <w:rsid w:val="1FCDB1E9"/>
    <w:rsid w:val="201271AC"/>
    <w:rsid w:val="207C03D7"/>
    <w:rsid w:val="20C4AFE9"/>
    <w:rsid w:val="21A93029"/>
    <w:rsid w:val="21C0E2A2"/>
    <w:rsid w:val="2239DCE9"/>
    <w:rsid w:val="23620D68"/>
    <w:rsid w:val="23EF57D4"/>
    <w:rsid w:val="2424DB7F"/>
    <w:rsid w:val="245C40FC"/>
    <w:rsid w:val="2477D78A"/>
    <w:rsid w:val="24834440"/>
    <w:rsid w:val="254182C1"/>
    <w:rsid w:val="258BBE62"/>
    <w:rsid w:val="261CFA44"/>
    <w:rsid w:val="2689A703"/>
    <w:rsid w:val="272812FF"/>
    <w:rsid w:val="280853B9"/>
    <w:rsid w:val="2810BAE7"/>
    <w:rsid w:val="288F087C"/>
    <w:rsid w:val="2895AAC3"/>
    <w:rsid w:val="2B9A20F4"/>
    <w:rsid w:val="2C3F6F14"/>
    <w:rsid w:val="2CBAA438"/>
    <w:rsid w:val="2D361C4E"/>
    <w:rsid w:val="2E941C96"/>
    <w:rsid w:val="2EC3DAAB"/>
    <w:rsid w:val="2F22F872"/>
    <w:rsid w:val="2F437F38"/>
    <w:rsid w:val="2F7C7080"/>
    <w:rsid w:val="2FF800F1"/>
    <w:rsid w:val="3074B240"/>
    <w:rsid w:val="307D019A"/>
    <w:rsid w:val="30D78B0D"/>
    <w:rsid w:val="31053B88"/>
    <w:rsid w:val="31179166"/>
    <w:rsid w:val="31882C63"/>
    <w:rsid w:val="31D2C68C"/>
    <w:rsid w:val="31F60059"/>
    <w:rsid w:val="32623145"/>
    <w:rsid w:val="3276E295"/>
    <w:rsid w:val="334D6F2C"/>
    <w:rsid w:val="3350123B"/>
    <w:rsid w:val="33E59657"/>
    <w:rsid w:val="354A487A"/>
    <w:rsid w:val="359083F5"/>
    <w:rsid w:val="360ACCF9"/>
    <w:rsid w:val="362CE0D5"/>
    <w:rsid w:val="36E3C10C"/>
    <w:rsid w:val="3761F2BC"/>
    <w:rsid w:val="38D7CB6D"/>
    <w:rsid w:val="38FF3054"/>
    <w:rsid w:val="39081D4A"/>
    <w:rsid w:val="3A2329B1"/>
    <w:rsid w:val="3A357A7B"/>
    <w:rsid w:val="3A383723"/>
    <w:rsid w:val="3AA97251"/>
    <w:rsid w:val="3AC62DAD"/>
    <w:rsid w:val="3B103C91"/>
    <w:rsid w:val="3B1CFCAC"/>
    <w:rsid w:val="3B5E0293"/>
    <w:rsid w:val="3B6E425E"/>
    <w:rsid w:val="3C3B62FA"/>
    <w:rsid w:val="3C4D3175"/>
    <w:rsid w:val="3C573FEA"/>
    <w:rsid w:val="3D5F96D4"/>
    <w:rsid w:val="3D6576F9"/>
    <w:rsid w:val="3EAFC9AD"/>
    <w:rsid w:val="3EEAE543"/>
    <w:rsid w:val="3F8AC99F"/>
    <w:rsid w:val="401DDE0D"/>
    <w:rsid w:val="409C37C9"/>
    <w:rsid w:val="40DBC288"/>
    <w:rsid w:val="41288C49"/>
    <w:rsid w:val="412D97CE"/>
    <w:rsid w:val="415536A9"/>
    <w:rsid w:val="41E6260E"/>
    <w:rsid w:val="42067D48"/>
    <w:rsid w:val="424B87CC"/>
    <w:rsid w:val="428D539A"/>
    <w:rsid w:val="4308C444"/>
    <w:rsid w:val="436A01D9"/>
    <w:rsid w:val="43EB08FB"/>
    <w:rsid w:val="4526BD89"/>
    <w:rsid w:val="45438DF4"/>
    <w:rsid w:val="45ABB86E"/>
    <w:rsid w:val="45CF1154"/>
    <w:rsid w:val="461A318D"/>
    <w:rsid w:val="46D51ADE"/>
    <w:rsid w:val="47122A9E"/>
    <w:rsid w:val="47D489F0"/>
    <w:rsid w:val="4877DE6B"/>
    <w:rsid w:val="493C6D63"/>
    <w:rsid w:val="496586CF"/>
    <w:rsid w:val="49DFFF87"/>
    <w:rsid w:val="49F4C915"/>
    <w:rsid w:val="4A537964"/>
    <w:rsid w:val="4AD49E8E"/>
    <w:rsid w:val="4AFA62E4"/>
    <w:rsid w:val="4B1E5E7E"/>
    <w:rsid w:val="4B6901E1"/>
    <w:rsid w:val="4C0F51DE"/>
    <w:rsid w:val="4CADD8B0"/>
    <w:rsid w:val="4CE78CAF"/>
    <w:rsid w:val="4D5370C4"/>
    <w:rsid w:val="4D778622"/>
    <w:rsid w:val="4E52A07E"/>
    <w:rsid w:val="4F3B31E5"/>
    <w:rsid w:val="4F4D2040"/>
    <w:rsid w:val="4F510252"/>
    <w:rsid w:val="5091839B"/>
    <w:rsid w:val="50B47D2D"/>
    <w:rsid w:val="51100A23"/>
    <w:rsid w:val="5124E214"/>
    <w:rsid w:val="515439E1"/>
    <w:rsid w:val="5249CAA2"/>
    <w:rsid w:val="525EEFAA"/>
    <w:rsid w:val="529E784D"/>
    <w:rsid w:val="530C18CD"/>
    <w:rsid w:val="536C1198"/>
    <w:rsid w:val="53C943D3"/>
    <w:rsid w:val="53D37361"/>
    <w:rsid w:val="544C0DA9"/>
    <w:rsid w:val="54F6FBD3"/>
    <w:rsid w:val="54F7060A"/>
    <w:rsid w:val="54FDB40E"/>
    <w:rsid w:val="554F3BF1"/>
    <w:rsid w:val="55DBA75A"/>
    <w:rsid w:val="59303D74"/>
    <w:rsid w:val="59509EAE"/>
    <w:rsid w:val="5958FF9B"/>
    <w:rsid w:val="5A0925E7"/>
    <w:rsid w:val="5AAFBEE1"/>
    <w:rsid w:val="5B3AEAB6"/>
    <w:rsid w:val="5BDC54F3"/>
    <w:rsid w:val="5C4491EB"/>
    <w:rsid w:val="5C51CBA2"/>
    <w:rsid w:val="5C95839C"/>
    <w:rsid w:val="5CA9B176"/>
    <w:rsid w:val="5CD958DA"/>
    <w:rsid w:val="5DF05EF4"/>
    <w:rsid w:val="5E41B765"/>
    <w:rsid w:val="5EB0C006"/>
    <w:rsid w:val="5F528C55"/>
    <w:rsid w:val="5F8DAD38"/>
    <w:rsid w:val="601460FD"/>
    <w:rsid w:val="60A0055C"/>
    <w:rsid w:val="60BD3F90"/>
    <w:rsid w:val="610618F8"/>
    <w:rsid w:val="61612F6B"/>
    <w:rsid w:val="61C6BA1D"/>
    <w:rsid w:val="61DBAB48"/>
    <w:rsid w:val="6209E7C1"/>
    <w:rsid w:val="620CD274"/>
    <w:rsid w:val="624B36EA"/>
    <w:rsid w:val="624B95A1"/>
    <w:rsid w:val="626373D2"/>
    <w:rsid w:val="6285A4D8"/>
    <w:rsid w:val="635D0AB1"/>
    <w:rsid w:val="647E2558"/>
    <w:rsid w:val="655948AA"/>
    <w:rsid w:val="65A4B9FD"/>
    <w:rsid w:val="65CB0784"/>
    <w:rsid w:val="666294BA"/>
    <w:rsid w:val="66BB729A"/>
    <w:rsid w:val="67577BD2"/>
    <w:rsid w:val="67CBEA11"/>
    <w:rsid w:val="67E5C3F9"/>
    <w:rsid w:val="681AD323"/>
    <w:rsid w:val="68A0AF92"/>
    <w:rsid w:val="69B8D84E"/>
    <w:rsid w:val="6A2B498B"/>
    <w:rsid w:val="6A90D01C"/>
    <w:rsid w:val="6A98C6A9"/>
    <w:rsid w:val="6BDC6279"/>
    <w:rsid w:val="6C36E6F0"/>
    <w:rsid w:val="6CCD4309"/>
    <w:rsid w:val="6E574C55"/>
    <w:rsid w:val="6EC31A89"/>
    <w:rsid w:val="6F4420C9"/>
    <w:rsid w:val="702A2F07"/>
    <w:rsid w:val="70A10DDD"/>
    <w:rsid w:val="71889AE4"/>
    <w:rsid w:val="72EB911D"/>
    <w:rsid w:val="732F605D"/>
    <w:rsid w:val="73365898"/>
    <w:rsid w:val="738FF8BD"/>
    <w:rsid w:val="7429D983"/>
    <w:rsid w:val="756681F3"/>
    <w:rsid w:val="75B776AF"/>
    <w:rsid w:val="75D08A77"/>
    <w:rsid w:val="764C84B3"/>
    <w:rsid w:val="767F7BDB"/>
    <w:rsid w:val="773452CF"/>
    <w:rsid w:val="778FFE3C"/>
    <w:rsid w:val="77EB36BF"/>
    <w:rsid w:val="7837E449"/>
    <w:rsid w:val="788DD698"/>
    <w:rsid w:val="793E326A"/>
    <w:rsid w:val="799F9A16"/>
    <w:rsid w:val="79A78DA6"/>
    <w:rsid w:val="7B59AD2D"/>
    <w:rsid w:val="7C55B071"/>
    <w:rsid w:val="7C63ADF2"/>
    <w:rsid w:val="7D2CB850"/>
    <w:rsid w:val="7D5A9E22"/>
    <w:rsid w:val="7DC75C99"/>
    <w:rsid w:val="7DF782DA"/>
    <w:rsid w:val="7E27331A"/>
    <w:rsid w:val="7F05EADA"/>
    <w:rsid w:val="7FE48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77D28"/>
  <w15:chartTrackingRefBased/>
  <w15:docId w15:val="{63E50E5B-7E7D-4012-8625-B3DB6B04B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F0A1A"/>
  </w:style>
  <w:style w:type="paragraph" w:styleId="Heading1">
    <w:name w:val="heading 1"/>
    <w:basedOn w:val="Normal"/>
    <w:next w:val="Normal"/>
    <w:link w:val="Heading1Char"/>
    <w:uiPriority w:val="9"/>
    <w:qFormat/>
    <w:rsid w:val="007E02E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02E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02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02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02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02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2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2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2E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E02E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E02E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E02E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E02E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E02E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E02E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E02E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E02E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E02E6"/>
    <w:rPr>
      <w:rFonts w:eastAsiaTheme="majorEastAsia" w:cstheme="majorBidi"/>
      <w:color w:val="272727" w:themeColor="text1" w:themeTint="D8"/>
    </w:rPr>
  </w:style>
  <w:style w:type="paragraph" w:styleId="Title">
    <w:name w:val="Title"/>
    <w:basedOn w:val="Normal"/>
    <w:next w:val="Normal"/>
    <w:link w:val="TitleChar"/>
    <w:uiPriority w:val="10"/>
    <w:qFormat/>
    <w:rsid w:val="007E02E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E02E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E02E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E02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2E6"/>
    <w:pPr>
      <w:spacing w:before="160"/>
      <w:jc w:val="center"/>
    </w:pPr>
    <w:rPr>
      <w:i/>
      <w:iCs/>
      <w:color w:val="404040" w:themeColor="text1" w:themeTint="BF"/>
    </w:rPr>
  </w:style>
  <w:style w:type="character" w:styleId="QuoteChar" w:customStyle="1">
    <w:name w:val="Quote Char"/>
    <w:basedOn w:val="DefaultParagraphFont"/>
    <w:link w:val="Quote"/>
    <w:uiPriority w:val="29"/>
    <w:rsid w:val="007E02E6"/>
    <w:rPr>
      <w:i/>
      <w:iCs/>
      <w:color w:val="404040" w:themeColor="text1" w:themeTint="BF"/>
    </w:rPr>
  </w:style>
  <w:style w:type="paragraph" w:styleId="ListParagraph">
    <w:name w:val="List Paragraph"/>
    <w:basedOn w:val="Normal"/>
    <w:uiPriority w:val="34"/>
    <w:qFormat/>
    <w:rsid w:val="007E02E6"/>
    <w:pPr>
      <w:ind w:left="720"/>
      <w:contextualSpacing/>
    </w:pPr>
  </w:style>
  <w:style w:type="character" w:styleId="IntenseEmphasis">
    <w:name w:val="Intense Emphasis"/>
    <w:basedOn w:val="DefaultParagraphFont"/>
    <w:uiPriority w:val="21"/>
    <w:qFormat/>
    <w:rsid w:val="007E02E6"/>
    <w:rPr>
      <w:i/>
      <w:iCs/>
      <w:color w:val="0F4761" w:themeColor="accent1" w:themeShade="BF"/>
    </w:rPr>
  </w:style>
  <w:style w:type="paragraph" w:styleId="IntenseQuote">
    <w:name w:val="Intense Quote"/>
    <w:basedOn w:val="Normal"/>
    <w:next w:val="Normal"/>
    <w:link w:val="IntenseQuoteChar"/>
    <w:uiPriority w:val="30"/>
    <w:qFormat/>
    <w:rsid w:val="007E02E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E02E6"/>
    <w:rPr>
      <w:i/>
      <w:iCs/>
      <w:color w:val="0F4761" w:themeColor="accent1" w:themeShade="BF"/>
    </w:rPr>
  </w:style>
  <w:style w:type="character" w:styleId="IntenseReference">
    <w:name w:val="Intense Reference"/>
    <w:basedOn w:val="DefaultParagraphFont"/>
    <w:uiPriority w:val="32"/>
    <w:qFormat/>
    <w:rsid w:val="007E02E6"/>
    <w:rPr>
      <w:b/>
      <w:bCs/>
      <w:smallCaps/>
      <w:color w:val="0F4761" w:themeColor="accent1" w:themeShade="BF"/>
      <w:spacing w:val="5"/>
    </w:rPr>
  </w:style>
  <w:style w:type="character" w:styleId="Hyperlink">
    <w:name w:val="Hyperlink"/>
    <w:basedOn w:val="DefaultParagraphFont"/>
    <w:uiPriority w:val="99"/>
    <w:unhideWhenUsed/>
    <w:rsid w:val="00CB01DD"/>
    <w:rPr>
      <w:color w:val="467886" w:themeColor="hyperlink"/>
      <w:u w:val="single"/>
    </w:rPr>
  </w:style>
  <w:style w:type="character" w:styleId="UnresolvedMention">
    <w:name w:val="Unresolved Mention"/>
    <w:basedOn w:val="DefaultParagraphFont"/>
    <w:uiPriority w:val="99"/>
    <w:semiHidden/>
    <w:unhideWhenUsed/>
    <w:rsid w:val="00211A6B"/>
    <w:rPr>
      <w:color w:val="605E5C"/>
      <w:shd w:val="clear" w:color="auto" w:fill="E1DFDD"/>
    </w:rPr>
  </w:style>
  <w:style w:type="paragraph" w:styleId="Revision">
    <w:name w:val="Revision"/>
    <w:hidden/>
    <w:uiPriority w:val="99"/>
    <w:semiHidden/>
    <w:rsid w:val="00785C99"/>
    <w:pPr>
      <w:spacing w:after="0" w:line="240" w:lineRule="auto"/>
    </w:pPr>
  </w:style>
  <w:style w:type="character" w:styleId="CommentReference">
    <w:name w:val="annotation reference"/>
    <w:basedOn w:val="DefaultParagraphFont"/>
    <w:uiPriority w:val="99"/>
    <w:semiHidden/>
    <w:unhideWhenUsed/>
    <w:rsid w:val="00F12CD9"/>
    <w:rPr>
      <w:sz w:val="16"/>
      <w:szCs w:val="16"/>
    </w:rPr>
  </w:style>
  <w:style w:type="paragraph" w:styleId="CommentText">
    <w:name w:val="annotation text"/>
    <w:basedOn w:val="Normal"/>
    <w:link w:val="CommentTextChar"/>
    <w:uiPriority w:val="99"/>
    <w:unhideWhenUsed/>
    <w:rsid w:val="00F12CD9"/>
    <w:pPr>
      <w:spacing w:line="240" w:lineRule="auto"/>
    </w:pPr>
    <w:rPr>
      <w:sz w:val="20"/>
      <w:szCs w:val="20"/>
    </w:rPr>
  </w:style>
  <w:style w:type="character" w:styleId="CommentTextChar" w:customStyle="1">
    <w:name w:val="Comment Text Char"/>
    <w:basedOn w:val="DefaultParagraphFont"/>
    <w:link w:val="CommentText"/>
    <w:uiPriority w:val="99"/>
    <w:rsid w:val="00F12CD9"/>
    <w:rPr>
      <w:sz w:val="20"/>
      <w:szCs w:val="20"/>
    </w:rPr>
  </w:style>
  <w:style w:type="paragraph" w:styleId="CommentSubject">
    <w:name w:val="annotation subject"/>
    <w:basedOn w:val="CommentText"/>
    <w:next w:val="CommentText"/>
    <w:link w:val="CommentSubjectChar"/>
    <w:uiPriority w:val="99"/>
    <w:semiHidden/>
    <w:unhideWhenUsed/>
    <w:rsid w:val="00F12CD9"/>
    <w:rPr>
      <w:b/>
      <w:bCs/>
    </w:rPr>
  </w:style>
  <w:style w:type="character" w:styleId="CommentSubjectChar" w:customStyle="1">
    <w:name w:val="Comment Subject Char"/>
    <w:basedOn w:val="CommentTextChar"/>
    <w:link w:val="CommentSubject"/>
    <w:uiPriority w:val="99"/>
    <w:semiHidden/>
    <w:rsid w:val="00F12CD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3268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catalystmeded.sharepoint.com/:f:/s/CATALYSTINTERNALTEAMINFO/Endszr601GRIm_TuIaR6SnEBFR2G3M-QF0aojSBi9OZDKw?e=awGRFO" TargetMode="External" Id="rId13" /><Relationship Type="http://schemas.openxmlformats.org/officeDocument/2006/relationships/hyperlink" Target="https://download-video.akamaized.net/v3-1/playback/772cb52a-0483-4ba6-8f6e-2daf3ec698a8/2150d006-d2c01502?__token__=st=1724769505~exp=1724783905~acl=%2Fv3-1%2Fplayback%2F772cb52a-0483-4ba6-8f6e-2daf3ec698a8%2F2150d006-d2c01502%2A~hmac=42ce88618cc1d598f1fcf5d44e08be462ba25d5055bb76d7a5911a5829e471a4&amp;r=dXMtd2VzdDE%3D" TargetMode="External" Id="rId18" /><Relationship Type="http://schemas.openxmlformats.org/officeDocument/2006/relationships/hyperlink" Target="https://download-video.akamaized.net/v3-1/playback/8e95dc2c-ce23-443c-95df-c9bc8ddc36bd/b6457a51-abd41d11?__token__=st=1724769909~exp=1724784309~acl=%2Fv3-1%2Fplayback%2F8e95dc2c-ce23-443c-95df-c9bc8ddc36bd%2Fb6457a51-abd41d11%2A~hmac=552bb17ed40147681b67801e94809c58e1463a544a80496d488161512de474df&amp;r=dXMtZWFzdDE%3D" TargetMode="External" Id="rId26" /><Relationship Type="http://schemas.microsoft.com/office/2011/relationships/people" Target="people.xml" Id="rId39" /><Relationship Type="http://schemas.openxmlformats.org/officeDocument/2006/relationships/hyperlink" Target="https://download-video.akamaized.net/v3-1/playback/c463fc28-0a32-4c67-9b21-5dbbb439b686/31482114-7541bed9?__token__=st=1724769601~exp=1724784001~acl=%2Fv3-1%2Fplayback%2Fc463fc28-0a32-4c67-9b21-5dbbb439b686%2F31482114-7541bed9%2A~hmac=47719c69c96075c07a485518eb88a7a93acb262aac6c0efc427fb66a1e553727&amp;r=dXMtZWFzdDE%3D" TargetMode="External" Id="rId21" /><Relationship Type="http://schemas.openxmlformats.org/officeDocument/2006/relationships/image" Target="media/image5.png" Id="rId34" /><Relationship Type="http://schemas.openxmlformats.org/officeDocument/2006/relationships/webSettings" Target="webSettings.xml" Id="rId7" /><Relationship Type="http://schemas.openxmlformats.org/officeDocument/2006/relationships/hyperlink" Target="https://www.catalystmeded.com/IMPACT-REEL" TargetMode="External" Id="rId12" /><Relationship Type="http://schemas.openxmlformats.org/officeDocument/2006/relationships/hyperlink" Target="https://download-video.akamaized.net/v3-1/playback/a7c70447-edfe-4624-8b29-4fa1eb2e6281/a743ba54-0f64fe4c?__token__=st=1724769483~exp=1724783883~acl=%2Fv3-1%2Fplayback%2Fa7c70447-edfe-4624-8b29-4fa1eb2e6281%2Fa743ba54-0f64fe4c%2A~hmac=7df617f9447d777ea9a10132bdc1e6b0d02a6327329f470b2bd40f2668f8b92f&amp;r=dXMtY2VudHJhbDE%3D" TargetMode="External" Id="rId17" /><Relationship Type="http://schemas.openxmlformats.org/officeDocument/2006/relationships/hyperlink" Target="https://mydiabetesinfo.com/" TargetMode="External" Id="rId25" /><Relationship Type="http://schemas.microsoft.com/office/2018/08/relationships/commentsExtensible" Target="commentsExtensible.xml" Id="rId33" /><Relationship Type="http://schemas.openxmlformats.org/officeDocument/2006/relationships/fontTable" Target="fontTable.xml" Id="rId38" /><Relationship Type="http://schemas.openxmlformats.org/officeDocument/2006/relationships/customXml" Target="../customXml/item2.xml" Id="rId2" /><Relationship Type="http://schemas.openxmlformats.org/officeDocument/2006/relationships/hyperlink" Target="https://vod-progressive.akamaized.net/exp=1724783824~acl=%2Fvimeo-prod-skyfire-std-us%2F01%2F2827%2F25%2F639136274%2F2928989929.mp4~hmac=e5005dd560e1918d64b17abaed6b2f294ea152a7612257b68f46bb4e77b194bf/vimeo-prod-skyfire-std-us/01/2827/25/639136274/2928989929.mp4?filename=file.mp4" TargetMode="External" Id="rId16" /><Relationship Type="http://schemas.openxmlformats.org/officeDocument/2006/relationships/hyperlink" Target="https://catalystmeded.sharepoint.com/:f:/s/CATALYSTINTERNALTEAMINFO/EvmXs5oV78VIrYRrKhaJHZUB6cJWjKvbr8KVdI2XLW0c6A?e=TVJme2" TargetMode="External" Id="rId20" /><Relationship Type="http://schemas.openxmlformats.org/officeDocument/2006/relationships/image" Target="media/image4.png"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www.med-iq.com/" TargetMode="External" Id="rId11" /><Relationship Type="http://schemas.openxmlformats.org/officeDocument/2006/relationships/hyperlink" Target="https://breastcancer-ce.com/resources/" TargetMode="External" Id="rId24" /><Relationship Type="http://schemas.microsoft.com/office/2016/09/relationships/commentsIds" Target="commentsIds.xml" Id="rId32" /><Relationship Type="http://schemas.openxmlformats.org/officeDocument/2006/relationships/theme" Target="theme/theme1.xml" Id="rId40" /><Relationship Type="http://schemas.openxmlformats.org/officeDocument/2006/relationships/styles" Target="styles.xml" Id="rId5" /><Relationship Type="http://schemas.openxmlformats.org/officeDocument/2006/relationships/image" Target="media/image2.png" Id="rId15" /><Relationship Type="http://schemas.openxmlformats.org/officeDocument/2006/relationships/hyperlink" Target="https://vod-progressive.akamaized.net/exp=1724784084~acl=%2Fvimeo-transcode-storage-prod-us-east1-h264-1080p%2F01%2F4084%2F25%2F645421155%2F2960216738.mp4~hmac=d75b86d84041f4768d973b056e112ef7ce9b80dee7a85115411b082d2a685a6a/vimeo-transcode-storage-prod-us-east1-h264-1080p/01/4084/25/645421155/2960216738.mp4?filename=file.mp4" TargetMode="External" Id="rId23" /><Relationship Type="http://schemas.openxmlformats.org/officeDocument/2006/relationships/image" Target="media/image3.png" Id="rId28" /><Relationship Type="http://schemas.openxmlformats.org/officeDocument/2006/relationships/image" Target="media/image6.png" Id="rId36" /><Relationship Type="http://schemas.openxmlformats.org/officeDocument/2006/relationships/hyperlink" Target="https://vindicocme.com/" TargetMode="External" Id="rId10" /><Relationship Type="http://schemas.openxmlformats.org/officeDocument/2006/relationships/hyperlink" Target="https://download-video.akamaized.net/v3-1/playback/bf42b0a0-ccbe-40a5-be47-1f4c6dca3b86/5bae791e-6812ad73?__token__=st=1724769529~exp=1724783929~acl=%2Fv3-1%2Fplayback%2Fbf42b0a0-ccbe-40a5-be47-1f4c6dca3b86%2F5bae791e-6812ad73%2A~hmac=7f68cf1a39cf891a2cfe222094c531c9f4d96b5b2c1a2740deebfa35c296df56&amp;r=dXMtd2VzdDE%3D" TargetMode="External" Id="rId19" /><Relationship Type="http://schemas.microsoft.com/office/2011/relationships/commentsExtended" Target="commentsExtended.xml" Id="rId31" /><Relationship Type="http://schemas.openxmlformats.org/officeDocument/2006/relationships/numbering" Target="numbering.xml" Id="rId4" /><Relationship Type="http://schemas.openxmlformats.org/officeDocument/2006/relationships/hyperlink" Target="https://www.medlearninggroup.com/" TargetMode="External" Id="rId9" /><Relationship Type="http://schemas.openxmlformats.org/officeDocument/2006/relationships/image" Target="media/image1.png" Id="rId14" /><Relationship Type="http://schemas.openxmlformats.org/officeDocument/2006/relationships/hyperlink" Target="https://download-video.akamaized.net/v3-1/playback/c0af7a0e-3983-44fa-bd94-f02329962c3f/be9d2892-5c9e4e88?__token__=st=1724769648~exp=1724784048~acl=%2Fv3-1%2Fplayback%2Fc0af7a0e-3983-44fa-bd94-f02329962c3f%2Fbe9d2892-5c9e4e88%2A~hmac=343705118b92d4c5f43bbf861185f73c7e43299b097d85b24d6e04494c4945fe&amp;r=dXMtZWFzdDE%3D" TargetMode="External" Id="rId22" /><Relationship Type="http://schemas.openxmlformats.org/officeDocument/2006/relationships/hyperlink" Target="https://download-video.akamaized.net/v3-1/playback/2d94196d-25a1-46cd-b630-c87972a51938/fe600339-d71b4d88?__token__=st=1724769962~exp=1724784362~acl=%2Fv3-1%2Fplayback%2F2d94196d-25a1-46cd-b630-c87972a51938%2Ffe600339-d71b4d88%2A~hmac=f3e97e1798b79ada0ea6991e77f6a3b165adb03ed1b43749d877d53ba4be872f&amp;r=dXMtY2VudHJhbDE%3D" TargetMode="External" Id="rId27" /><Relationship Type="http://schemas.openxmlformats.org/officeDocument/2006/relationships/comments" Target="comments.xml" Id="rId30" /><Relationship Type="http://schemas.openxmlformats.org/officeDocument/2006/relationships/hyperlink" Target="https://catalystmeded.sharepoint.com/:f:/s/CATALYSTINTERNALTEAMINFO/EswaRmWVG7FHry0K6aVo-_wBFLx7XkwLBuG0WhgINP-9IQ?e=niTDW2" TargetMode="External" Id="rId35" /><Relationship Type="http://schemas.openxmlformats.org/officeDocument/2006/relationships/hyperlink" Target="https://www.dkbmed.com/" TargetMode="External" Id="rId8" /><Relationship Type="http://schemas.openxmlformats.org/officeDocument/2006/relationships/customXml" Target="../customXml/item3.xml" Id="rId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8c7d9c3-4206-4ba9-b684-11f8383987f0">
      <Terms xmlns="http://schemas.microsoft.com/office/infopath/2007/PartnerControls"/>
    </lcf76f155ced4ddcb4097134ff3c332f>
    <TaxCatchAll xmlns="48bec571-e073-43ca-9eed-4ab67cfd997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9CA98D8677D4542B3B2DC68E8A3F7F2" ma:contentTypeVersion="11" ma:contentTypeDescription="Create a new document." ma:contentTypeScope="" ma:versionID="22536bfc1ac2519ccb5f5a66830e1f30">
  <xsd:schema xmlns:xsd="http://www.w3.org/2001/XMLSchema" xmlns:xs="http://www.w3.org/2001/XMLSchema" xmlns:p="http://schemas.microsoft.com/office/2006/metadata/properties" xmlns:ns2="98c7d9c3-4206-4ba9-b684-11f8383987f0" xmlns:ns3="48bec571-e073-43ca-9eed-4ab67cfd9978" targetNamespace="http://schemas.microsoft.com/office/2006/metadata/properties" ma:root="true" ma:fieldsID="102d82467c2b375de8a5685dc6d1dc4d" ns2:_="" ns3:_="">
    <xsd:import namespace="98c7d9c3-4206-4ba9-b684-11f8383987f0"/>
    <xsd:import namespace="48bec571-e073-43ca-9eed-4ab67cfd9978"/>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c7d9c3-4206-4ba9-b684-11f8383987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8bec571-e073-43ca-9eed-4ab67cfd997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84f5a3b3-fd99-407c-926f-cf5fb3e72f4d}" ma:internalName="TaxCatchAll" ma:showField="CatchAllData" ma:web="48bec571-e073-43ca-9eed-4ab67cfd99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044E70-51D8-4228-ACCA-A485C5F572C9}">
  <ds:schemaRefs>
    <ds:schemaRef ds:uri="http://schemas.microsoft.com/sharepoint/v3/contenttype/forms"/>
  </ds:schemaRefs>
</ds:datastoreItem>
</file>

<file path=customXml/itemProps2.xml><?xml version="1.0" encoding="utf-8"?>
<ds:datastoreItem xmlns:ds="http://schemas.openxmlformats.org/officeDocument/2006/customXml" ds:itemID="{68F10971-A297-490E-A049-B184282DF345}">
  <ds:schemaRefs>
    <ds:schemaRef ds:uri="http://schemas.microsoft.com/office/2006/metadata/properties"/>
    <ds:schemaRef ds:uri="http://schemas.microsoft.com/office/infopath/2007/PartnerControls"/>
    <ds:schemaRef ds:uri="98c7d9c3-4206-4ba9-b684-11f8383987f0"/>
    <ds:schemaRef ds:uri="48bec571-e073-43ca-9eed-4ab67cfd9978"/>
  </ds:schemaRefs>
</ds:datastoreItem>
</file>

<file path=customXml/itemProps3.xml><?xml version="1.0" encoding="utf-8"?>
<ds:datastoreItem xmlns:ds="http://schemas.openxmlformats.org/officeDocument/2006/customXml" ds:itemID="{019E6C55-404D-4C21-A59D-7383B3BC38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c7d9c3-4206-4ba9-b684-11f8383987f0"/>
    <ds:schemaRef ds:uri="48bec571-e073-43ca-9eed-4ab67cfd99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Reshma Carter</dc:creator>
  <keywords/>
  <dc:description/>
  <lastModifiedBy>Megan Clewell</lastModifiedBy>
  <revision>145</revision>
  <dcterms:created xsi:type="dcterms:W3CDTF">2024-08-15T18:34:00.0000000Z</dcterms:created>
  <dcterms:modified xsi:type="dcterms:W3CDTF">2024-09-10T17:39:21.7266746Z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0x01010019CA98D8677D4542B3B2DC68E8A3F7F2</vt:lpwstr>
  </property>
  <property fmtid="{D5CDD505-2E9C-101B-9397-08002B2CF9AE}" pid="3" name="Order">
    <vt:r8>34100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